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docProps/custom.xml" ContentType="application/vnd.openxmlformats-officedocument.custom-properties+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glossary/endnotes.xml" ContentType="application/vnd.openxmlformats-officedocument.wordprocessingml.endnotes+xml"/>
  <Override PartName="/word/footer4.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footer5.xml" ContentType="application/vnd.openxmlformats-officedocument.wordprocessingml.footer+xml"/>
  <Override PartName="/word/glossary/fontTable.xml" ContentType="application/vnd.openxmlformats-officedocument.wordprocessingml.fontTable+xml"/>
  <Override PartName="/word/glossary/settings.xml" ContentType="application/vnd.openxmlformats-officedocument.wordprocessingml.settings+xml"/>
  <Override PartName="/word/numbering.xml" ContentType="application/vnd.openxmlformats-officedocument.wordprocessingml.numbering+xml"/>
  <Override PartName="/word/glossary/styles.xml" ContentType="application/vnd.openxmlformats-officedocument.wordprocessingml.styles+xml"/>
  <Override PartName="/word/glossary/document.xml" ContentType="application/vnd.openxmlformats-officedocument.wordprocessingml.document.glossary+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before="0" w:after="0" w:line="276" w:lineRule="auto"/>
        <w:rPr>
          <w:rFonts w:cs="Arial"/>
          <w:sz w:val="28"/>
          <w:szCs w:val="28"/>
        </w:rPr>
      </w:pPr>
      <w:r>
        <w:rPr>
          <w:rFonts w:cs="Arial"/>
          <w:sz w:val="28"/>
          <w:szCs w:val="28"/>
        </w:rPr>
        <w:t xml:space="preserve">Hochschule Furtwangen</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Studiengang Angewandte Gesundheitsförderung</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Fakultät III – Health, Medical &amp; Life Sciences</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Sommersemester 2025</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after="0" w:line="276" w:lineRule="auto"/>
        <w:rPr>
          <w:rFonts w:cs="Arial"/>
          <w:sz w:val="36"/>
          <w:szCs w:val="36"/>
        </w:rPr>
      </w:pPr>
      <w:r>
        <w:rPr>
          <w:rFonts w:cs="Arial"/>
          <w:sz w:val="36"/>
          <w:szCs w:val="36"/>
        </w:rPr>
        <w:t xml:space="preserve">Seminar: Projektmanagement</w:t>
      </w:r>
      <w:r>
        <w:rPr>
          <w:rFonts w:cs="Arial"/>
          <w:sz w:val="36"/>
          <w:szCs w:val="36"/>
        </w:rPr>
      </w:r>
      <w:r>
        <w:rPr>
          <w:rFonts w:cs="Arial"/>
          <w:sz w:val="36"/>
          <w:szCs w:val="36"/>
        </w:rPr>
      </w:r>
    </w:p>
    <w:p>
      <w:pPr>
        <w:jc w:val="center"/>
        <w:spacing w:before="0" w:line="276" w:lineRule="auto"/>
        <w:rPr>
          <w:rFonts w:cs="Arial"/>
          <w:sz w:val="36"/>
          <w:szCs w:val="36"/>
        </w:rPr>
      </w:pPr>
      <w:r>
        <w:rPr>
          <w:rFonts w:cs="Arial"/>
          <w:sz w:val="36"/>
          <w:szCs w:val="36"/>
        </w:rPr>
        <w:t xml:space="preserve">Frau Prof. Dr. rer. nat. Paola Belloni</w:t>
      </w:r>
      <w:r>
        <w:rPr>
          <w:rFonts w:cs="Arial"/>
          <w:sz w:val="36"/>
          <w:szCs w:val="36"/>
        </w:rPr>
      </w:r>
      <w:r>
        <w:rPr>
          <w:rFonts w:cs="Arial"/>
          <w:sz w:val="36"/>
          <w:szCs w:val="36"/>
        </w:rPr>
      </w:r>
    </w:p>
    <w:p>
      <w:pPr>
        <w:jc w:val="center"/>
        <w:spacing w:line="276" w:lineRule="auto"/>
        <w:rPr>
          <w:rFonts w:cs="Arial"/>
          <w:sz w:val="24"/>
          <w:szCs w:val="24"/>
        </w:rPr>
      </w:pPr>
      <w:r>
        <w:rPr>
          <w:rFonts w:cs="Arial"/>
          <w:sz w:val="24"/>
          <w:szCs w:val="24"/>
        </w:rPr>
      </w:r>
      <w:r>
        <w:rPr>
          <w:rFonts w:cs="Arial"/>
          <w:sz w:val="24"/>
          <w:szCs w:val="24"/>
        </w:rPr>
      </w:r>
      <w:r>
        <w:rPr>
          <w:rFonts w:cs="Arial"/>
          <w:sz w:val="24"/>
          <w:szCs w:val="24"/>
        </w:rPr>
      </w:r>
    </w:p>
    <w:p>
      <w:pPr>
        <w:jc w:val="center"/>
        <w:spacing w:line="276" w:lineRule="auto"/>
        <w:rPr>
          <w:rFonts w:cs="Arial"/>
          <w:sz w:val="24"/>
          <w:szCs w:val="24"/>
        </w:rPr>
      </w:pPr>
      <w:r>
        <w:rPr>
          <w:rFonts w:cs="Arial"/>
          <w:sz w:val="24"/>
          <w:szCs w:val="24"/>
        </w:rPr>
      </w:r>
      <w:r>
        <w:rPr>
          <w:rFonts w:cs="Arial"/>
          <w:sz w:val="24"/>
          <w:szCs w:val="24"/>
        </w:rPr>
      </w:r>
      <w:r>
        <w:rPr>
          <w:rFonts w:cs="Arial"/>
          <w:sz w:val="24"/>
          <w:szCs w:val="24"/>
        </w:rPr>
      </w:r>
    </w:p>
    <w:p>
      <w:pPr>
        <w:jc w:val="center"/>
        <w:spacing w:line="276" w:lineRule="auto"/>
        <w:rPr>
          <w:rFonts w:cs="Arial"/>
          <w:b/>
          <w:sz w:val="44"/>
          <w:szCs w:val="44"/>
        </w:rPr>
      </w:pPr>
      <w:r>
        <w:rPr>
          <w:rFonts w:cs="Arial"/>
          <w:b/>
          <w:sz w:val="44"/>
          <w:szCs w:val="44"/>
        </w:rPr>
        <w:t xml:space="preserve">Projektplan</w:t>
      </w:r>
      <w:r>
        <w:rPr>
          <w:rFonts w:cs="Arial"/>
          <w:b/>
          <w:sz w:val="44"/>
          <w:szCs w:val="44"/>
        </w:rPr>
      </w:r>
      <w:r>
        <w:rPr>
          <w:rFonts w:cs="Arial"/>
          <w:b/>
          <w:sz w:val="44"/>
          <w:szCs w:val="44"/>
        </w:rPr>
      </w:r>
    </w:p>
    <w:p>
      <w:pPr>
        <w:jc w:val="center"/>
        <w:spacing w:line="276" w:lineRule="auto"/>
        <w:rPr>
          <w:rFonts w:cs="Arial"/>
          <w:b/>
          <w:bCs/>
          <w:sz w:val="40"/>
          <w:szCs w:val="40"/>
          <w:lang w:val="de-CH"/>
        </w:rPr>
      </w:pPr>
      <w:r>
        <w:rPr>
          <w:rFonts w:cs="Arial"/>
          <w:b/>
          <w:bCs/>
          <w:sz w:val="40"/>
          <w:szCs w:val="40"/>
          <w:lang w:val="de-CH"/>
        </w:rPr>
        <w:t xml:space="preserve">Bestands- und Bedarfsanalyse der Förderung von psychischer Gesundheit bei Kindern und Jugendlichen im Schwarzwald-Baar-Kreis</w:t>
      </w:r>
      <w:r>
        <w:rPr>
          <w:rFonts w:cs="Arial"/>
          <w:b/>
          <w:bCs/>
          <w:sz w:val="40"/>
          <w:szCs w:val="40"/>
          <w:lang w:val="de-CH"/>
        </w:rPr>
      </w:r>
      <w:r>
        <w:rPr>
          <w:rFonts w:cs="Arial"/>
          <w:b/>
          <w:bCs/>
          <w:sz w:val="40"/>
          <w:szCs w:val="40"/>
          <w:lang w:val="de-CH"/>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before="0" w:line="276" w:lineRule="auto"/>
        <w:rPr>
          <w:rFonts w:cs="Arial"/>
          <w:sz w:val="28"/>
          <w:szCs w:val="28"/>
        </w:rPr>
      </w:pPr>
      <w:r>
        <w:rPr>
          <w:rFonts w:cs="Arial"/>
          <w:sz w:val="28"/>
          <w:szCs w:val="28"/>
        </w:rPr>
        <w:t xml:space="preserve">vorgelegt von:</w:t>
      </w:r>
      <w:r>
        <w:rPr>
          <w:rFonts w:cs="Arial"/>
          <w:sz w:val="28"/>
          <w:szCs w:val="28"/>
        </w:rPr>
      </w:r>
      <w:r>
        <w:rPr>
          <w:rFonts w:cs="Arial"/>
          <w:sz w:val="28"/>
          <w:szCs w:val="28"/>
        </w:rPr>
      </w:r>
    </w:p>
    <w:p>
      <w:pPr>
        <w:jc w:val="center"/>
        <w:spacing w:before="0" w:line="276" w:lineRule="auto"/>
        <w:rPr>
          <w:rStyle w:val="1093"/>
          <w:rFonts w:cs="Arial"/>
          <w:color w:val="000000"/>
          <w:sz w:val="28"/>
          <w:szCs w:val="28"/>
          <w:shd w:val="clear" w:color="auto" w:fill="ffffff"/>
        </w:rPr>
      </w:pPr>
      <w:r>
        <w:rPr>
          <w:rStyle w:val="1093"/>
          <w:rFonts w:cs="Arial"/>
          <w:color w:val="000000"/>
          <w:sz w:val="28"/>
          <w:szCs w:val="28"/>
          <w:shd w:val="clear" w:color="auto" w:fill="ffffff"/>
        </w:rPr>
        <w:t xml:space="preserve">Julia Waltraud Kossow (269908)</w:t>
      </w:r>
      <w:r>
        <w:rPr>
          <w:rStyle w:val="1093"/>
          <w:rFonts w:cs="Arial"/>
          <w:color w:val="000000"/>
          <w:sz w:val="28"/>
          <w:szCs w:val="28"/>
          <w:shd w:val="clear" w:color="auto" w:fill="ffffff"/>
        </w:rPr>
      </w:r>
      <w:r>
        <w:rPr>
          <w:rStyle w:val="1093"/>
          <w:rFonts w:cs="Arial"/>
          <w:color w:val="000000"/>
          <w:sz w:val="28"/>
          <w:szCs w:val="28"/>
          <w:shd w:val="clear" w:color="auto" w:fill="ffffff"/>
        </w:rPr>
      </w:r>
    </w:p>
    <w:p>
      <w:pPr>
        <w:jc w:val="center"/>
        <w:spacing w:before="0" w:line="276" w:lineRule="auto"/>
        <w:rPr>
          <w:rFonts w:cs="Arial"/>
          <w:i/>
          <w:sz w:val="28"/>
          <w:szCs w:val="28"/>
        </w:rPr>
      </w:pPr>
      <w:r>
        <w:rPr>
          <w:rStyle w:val="1093"/>
          <w:rFonts w:cs="Arial"/>
          <w:color w:val="000000"/>
          <w:sz w:val="28"/>
          <w:szCs w:val="28"/>
          <w:shd w:val="clear" w:color="auto" w:fill="ffffff"/>
        </w:rPr>
        <w:t xml:space="preserve">Lena Isabell Mertink (265253)</w:t>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sz w:val="28"/>
          <w:szCs w:val="28"/>
        </w:rPr>
      </w:pPr>
      <w:r>
        <w:rPr>
          <w:rFonts w:cs="Arial"/>
          <w:sz w:val="28"/>
          <w:szCs w:val="28"/>
        </w:rPr>
        <w:t xml:space="preserve">Tag der Einreichung: </w:t>
      </w:r>
      <w:r>
        <w:rPr>
          <w:rFonts w:cs="Arial"/>
          <w:sz w:val="28"/>
          <w:szCs w:val="28"/>
          <w:highlight w:val="yellow"/>
        </w:rPr>
        <w:t xml:space="preserve">25.07.2025</w:t>
      </w:r>
      <w:r>
        <w:rPr>
          <w:rFonts w:cs="Arial"/>
          <w:sz w:val="28"/>
          <w:szCs w:val="28"/>
        </w:rPr>
      </w:r>
      <w:r>
        <w:rPr>
          <w:rFonts w:cs="Arial"/>
          <w:sz w:val="28"/>
          <w:szCs w:val="28"/>
        </w:rPr>
      </w:r>
    </w:p>
    <w:p>
      <w:pPr>
        <w:pStyle w:val="1069"/>
        <w:jc w:val="both"/>
      </w:pPr>
      <w:r>
        <w:t xml:space="preserve">Kurzfassung</w:t>
      </w:r>
      <w:r/>
    </w:p>
    <w:p>
      <w:r/>
      <w:r/>
    </w:p>
    <w:p>
      <w:pPr>
        <w:jc w:val="left"/>
        <w:spacing w:before="0" w:line="264" w:lineRule="auto"/>
        <w:rPr>
          <w:color w:val="auto"/>
          <w:sz w:val="32"/>
        </w:rPr>
      </w:pPr>
      <w:r>
        <w:br w:type="page" w:clear="all"/>
      </w:r>
      <w:r>
        <w:rPr>
          <w:color w:val="auto"/>
          <w:sz w:val="32"/>
        </w:rPr>
      </w:r>
      <w:r>
        <w:rPr>
          <w:color w:val="auto"/>
          <w:sz w:val="32"/>
        </w:rPr>
      </w:r>
    </w:p>
    <w:p>
      <w:pPr>
        <w:pStyle w:val="1069"/>
        <w:jc w:val="both"/>
        <w:sectPr>
          <w:headerReference w:type="default" r:id="rId10"/>
          <w:headerReference w:type="even" r:id="rId11"/>
          <w:headerReference w:type="first" r:id="rId12"/>
          <w:footerReference w:type="default" r:id="rId14"/>
          <w:footerReference w:type="even" r:id="rId15"/>
          <w:footerReference w:type="first" r:id="rId16"/>
          <w:footnotePr/>
          <w:endnotePr/>
          <w:type w:val="nextPage"/>
          <w:pgSz w:w="11906" w:h="16838" w:orient="portrait"/>
          <w:pgMar w:top="1418" w:right="1701" w:bottom="1418" w:left="1701" w:header="709" w:footer="709" w:gutter="284"/>
          <w:pgNumType w:start="1"/>
          <w:cols w:num="1" w:sep="0" w:space="708" w:equalWidth="1"/>
          <w:docGrid w:linePitch="360"/>
          <w:titlePg/>
        </w:sectPr>
      </w:pPr>
      <w:r/>
      <w:r/>
    </w:p>
    <w:sdt>
      <w:sdtPr>
        <w15:appearance w15:val="boundingBox"/>
        <w:id w:val="700982890"/>
        <w:docPartObj>
          <w:docPartGallery w:val="Table of Contents"/>
          <w:docPartUnique w:val="true"/>
        </w:docPartObj>
        <w:rPr>
          <w:color w:val="000000" w:themeColor="text1"/>
          <w:sz w:val="22"/>
        </w:rPr>
      </w:sdtPr>
      <w:sdtContent>
        <w:p>
          <w:pPr>
            <w:pStyle w:val="1069"/>
          </w:pPr>
          <w:r>
            <w:t xml:space="preserve">Inhaltsverzeichnis</w:t>
          </w:r>
          <w:r/>
        </w:p>
        <w:p>
          <w:pPr>
            <w:pStyle w:val="1077"/>
            <w:tabs>
              <w:tab w:val="right" w:pos="8210" w:leader="dot"/>
            </w:tabs>
          </w:pPr>
          <w:r>
            <w:fldChar w:fldCharType="begin"/>
          </w:r>
          <w:r>
            <w:instrText xml:space="preserve"> TOC \o "1-3" \h \z \u </w:instrText>
          </w:r>
          <w:r>
            <w:fldChar w:fldCharType="separate"/>
          </w:r>
          <w:hyperlink w:tooltip="#_Toc1" w:anchor="_Toc1" w:history="1">
            <w:r>
              <w:rPr>
                <w:rStyle w:val="1080"/>
              </w:rPr>
            </w:r>
            <w:r>
              <w:rPr>
                <w:rStyle w:val="1080"/>
              </w:rPr>
              <w:t xml:space="preserve">Tabellenverzeichnis</w:t>
            </w:r>
            <w:r>
              <w:rPr>
                <w:rStyle w:val="1080"/>
              </w:rPr>
            </w:r>
            <w:r>
              <w:tab/>
            </w:r>
            <w:r>
              <w:fldChar w:fldCharType="begin"/>
              <w:instrText xml:space="preserve">PAGEREF _Toc1 \h</w:instrText>
              <w:fldChar w:fldCharType="separate"/>
              <w:t xml:space="preserve">2</w:t>
              <w:fldChar w:fldCharType="end"/>
            </w:r>
          </w:hyperlink>
          <w:r/>
          <w:r/>
        </w:p>
        <w:p>
          <w:pPr>
            <w:pStyle w:val="1077"/>
            <w:tabs>
              <w:tab w:val="right" w:pos="8210" w:leader="dot"/>
            </w:tabs>
          </w:pPr>
          <w:r/>
          <w:hyperlink w:tooltip="#_Toc2" w:anchor="_Toc2" w:history="1">
            <w:r>
              <w:rPr>
                <w:rStyle w:val="1080"/>
              </w:rPr>
            </w:r>
            <w:r>
              <w:rPr>
                <w:rStyle w:val="1080"/>
              </w:rPr>
              <w:t xml:space="preserve">Abkürzungsverzeichnis</w:t>
            </w:r>
            <w:r>
              <w:rPr>
                <w:rStyle w:val="1080"/>
              </w:rPr>
            </w:r>
            <w:r>
              <w:tab/>
            </w:r>
            <w:r>
              <w:fldChar w:fldCharType="begin"/>
              <w:instrText xml:space="preserve">PAGEREF _Toc2 \h</w:instrText>
              <w:fldChar w:fldCharType="separate"/>
              <w:t xml:space="preserve">2</w:t>
              <w:fldChar w:fldCharType="end"/>
            </w:r>
          </w:hyperlink>
          <w:r/>
          <w:r/>
        </w:p>
        <w:p>
          <w:pPr>
            <w:pStyle w:val="1077"/>
            <w:tabs>
              <w:tab w:val="left" w:pos="567" w:leader="none"/>
              <w:tab w:val="right" w:pos="8210" w:leader="dot"/>
            </w:tabs>
          </w:pPr>
          <w:r/>
          <w:hyperlink w:tooltip="#_Toc3" w:anchor="_Toc3" w:history="1">
            <w:r>
              <w:rPr>
                <w:rFonts w:ascii="Arial Narrow" w:hAnsi="Arial Narrow" w:eastAsiaTheme="majorEastAsia" w:cstheme="majorBidi"/>
              </w:rPr>
              <w:t xml:space="preserve">1</w:t>
            </w:r>
            <w:r>
              <w:tab/>
            </w:r>
            <w:r>
              <w:rPr>
                <w:rStyle w:val="1080"/>
              </w:rPr>
            </w:r>
            <w:r>
              <w:rPr>
                <w:rStyle w:val="1080"/>
              </w:rPr>
              <w:t xml:space="preserve">Ziel der Arbeit</w:t>
            </w:r>
            <w:r>
              <w:rPr>
                <w:rStyle w:val="1080"/>
              </w:rPr>
            </w:r>
            <w:r>
              <w:tab/>
            </w:r>
            <w:r>
              <w:fldChar w:fldCharType="begin"/>
              <w:instrText xml:space="preserve">PAGEREF _Toc3 \h</w:instrText>
              <w:fldChar w:fldCharType="separate"/>
              <w:t xml:space="preserve">3</w:t>
              <w:fldChar w:fldCharType="end"/>
            </w:r>
          </w:hyperlink>
          <w:r/>
          <w:r/>
        </w:p>
        <w:p>
          <w:pPr>
            <w:pStyle w:val="1077"/>
            <w:tabs>
              <w:tab w:val="left" w:pos="567" w:leader="none"/>
              <w:tab w:val="right" w:pos="8210" w:leader="dot"/>
            </w:tabs>
          </w:pPr>
          <w:r/>
          <w:hyperlink w:tooltip="#_Toc4" w:anchor="_Toc4" w:history="1">
            <w:r>
              <w:rPr>
                <w:rFonts w:ascii="Arial Narrow" w:hAnsi="Arial Narrow" w:eastAsiaTheme="majorEastAsia" w:cstheme="majorBidi"/>
              </w:rPr>
              <w:t xml:space="preserve">2</w:t>
            </w:r>
            <w:r>
              <w:tab/>
            </w:r>
            <w:r>
              <w:rPr>
                <w:rStyle w:val="1080"/>
              </w:rPr>
            </w:r>
            <w:r>
              <w:rPr>
                <w:rStyle w:val="1080"/>
              </w:rPr>
              <w:t xml:space="preserve">Zusammensetzung des Projektteams</w:t>
            </w:r>
            <w:r>
              <w:rPr>
                <w:rStyle w:val="1080"/>
              </w:rPr>
            </w:r>
            <w:r>
              <w:tab/>
            </w:r>
            <w:r>
              <w:fldChar w:fldCharType="begin"/>
              <w:instrText xml:space="preserve">PAGEREF _Toc4 \h</w:instrText>
              <w:fldChar w:fldCharType="separate"/>
              <w:t xml:space="preserve">4</w:t>
              <w:fldChar w:fldCharType="end"/>
            </w:r>
          </w:hyperlink>
          <w:r/>
          <w:r/>
        </w:p>
        <w:p>
          <w:pPr>
            <w:pStyle w:val="1077"/>
            <w:tabs>
              <w:tab w:val="left" w:pos="567" w:leader="none"/>
              <w:tab w:val="right" w:pos="8210" w:leader="dot"/>
            </w:tabs>
          </w:pPr>
          <w:r/>
          <w:hyperlink w:tooltip="#_Toc5" w:anchor="_Toc5" w:history="1">
            <w:r>
              <w:rPr>
                <w:rFonts w:ascii="Arial Narrow" w:hAnsi="Arial Narrow" w:eastAsiaTheme="majorEastAsia" w:cstheme="majorBidi"/>
              </w:rPr>
              <w:t xml:space="preserve">3</w:t>
            </w:r>
            <w:r>
              <w:tab/>
            </w:r>
            <w:r>
              <w:rPr>
                <w:rStyle w:val="1080"/>
              </w:rPr>
            </w:r>
            <w:r>
              <w:rPr>
                <w:rStyle w:val="1080"/>
              </w:rPr>
              <w:t xml:space="preserve">Projektplanung</w:t>
            </w:r>
            <w:r>
              <w:rPr>
                <w:rStyle w:val="1080"/>
              </w:rPr>
            </w:r>
            <w:r>
              <w:tab/>
            </w:r>
            <w:r>
              <w:fldChar w:fldCharType="begin"/>
              <w:instrText xml:space="preserve">PAGEREF _Toc5 \h</w:instrText>
              <w:fldChar w:fldCharType="separate"/>
              <w:t xml:space="preserve">5</w:t>
              <w:fldChar w:fldCharType="end"/>
            </w:r>
          </w:hyperlink>
          <w:r/>
          <w:r/>
        </w:p>
        <w:p>
          <w:pPr>
            <w:pStyle w:val="1077"/>
            <w:tabs>
              <w:tab w:val="left" w:pos="567" w:leader="none"/>
              <w:tab w:val="right" w:pos="8210" w:leader="dot"/>
            </w:tabs>
          </w:pPr>
          <w:r/>
          <w:hyperlink w:tooltip="#_Toc6" w:anchor="_Toc6" w:history="1">
            <w:r>
              <w:rPr>
                <w:rFonts w:ascii="Arial Narrow" w:hAnsi="Arial Narrow" w:eastAsiaTheme="majorEastAsia" w:cstheme="majorBidi"/>
              </w:rPr>
              <w:t xml:space="preserve">4</w:t>
            </w:r>
            <w:r>
              <w:tab/>
            </w:r>
            <w:r>
              <w:rPr>
                <w:rStyle w:val="1080"/>
              </w:rPr>
            </w:r>
            <w:r>
              <w:rPr>
                <w:rStyle w:val="1080"/>
              </w:rPr>
              <w:t xml:space="preserve">Literaturverzeichnis</w:t>
            </w:r>
            <w:r>
              <w:rPr>
                <w:rStyle w:val="1080"/>
              </w:rPr>
            </w:r>
            <w:r>
              <w:tab/>
            </w:r>
            <w:r>
              <w:fldChar w:fldCharType="begin"/>
              <w:instrText xml:space="preserve">PAGEREF _Toc6 \h</w:instrText>
              <w:fldChar w:fldCharType="separate"/>
              <w:t xml:space="preserve">8</w:t>
              <w:fldChar w:fldCharType="end"/>
            </w:r>
          </w:hyperlink>
          <w:r/>
          <w:r/>
        </w:p>
        <w:p>
          <w:r>
            <w:rPr>
              <w:b/>
              <w:bCs/>
            </w:rPr>
            <w:fldChar w:fldCharType="end"/>
          </w:r>
          <w:r/>
        </w:p>
      </w:sdtContent>
    </w:sdt>
    <w:p>
      <w:pPr>
        <w:jc w:val="left"/>
        <w:spacing w:before="0" w:line="264" w:lineRule="auto"/>
        <w:rPr>
          <w:rFonts w:eastAsiaTheme="majorEastAsia" w:cstheme="majorBidi"/>
          <w:sz w:val="36"/>
          <w:szCs w:val="36"/>
        </w:rPr>
      </w:pPr>
      <w:r>
        <w:br w:type="page" w:clear="all"/>
      </w:r>
      <w:r>
        <w:rPr>
          <w:rFonts w:eastAsiaTheme="majorEastAsia" w:cstheme="majorBidi"/>
          <w:sz w:val="36"/>
          <w:szCs w:val="36"/>
        </w:rPr>
      </w:r>
      <w:r>
        <w:rPr>
          <w:rFonts w:eastAsiaTheme="majorEastAsia" w:cstheme="majorBidi"/>
          <w:sz w:val="36"/>
          <w:szCs w:val="36"/>
        </w:rPr>
      </w:r>
    </w:p>
    <w:p>
      <w:pPr>
        <w:pStyle w:val="875"/>
        <w:numPr>
          <w:ilvl w:val="0"/>
          <w:numId w:val="0"/>
        </w:numPr>
      </w:pPr>
      <w:r/>
      <w:bookmarkStart w:id="70" w:name="_Toc1"/>
      <w:r>
        <w:t xml:space="preserve">Tabellenverzeichnis</w:t>
      </w:r>
      <w:bookmarkEnd w:id="70"/>
      <w:r/>
      <w:r/>
    </w:p>
    <w:p>
      <w:pPr>
        <w:pStyle w:val="1095"/>
        <w:tabs>
          <w:tab w:val="right" w:pos="8210" w:leader="dot"/>
        </w:tabs>
        <w:rPr>
          <w:rFonts w:asciiTheme="minorHAnsi" w:hAnsiTheme="minorHAnsi" w:eastAsiaTheme="minorEastAsia"/>
          <w:color w:val="auto"/>
          <w:sz w:val="24"/>
          <w:szCs w:val="24"/>
          <w:lang w:val="de-CH" w:eastAsia="de-CH"/>
          <w14:ligatures w14:val="standardContextual"/>
        </w:rPr>
      </w:pPr>
      <w:r>
        <w:fldChar w:fldCharType="begin"/>
      </w:r>
      <w:r>
        <w:instrText xml:space="preserve"> TOC \h \z \c "Tabelle" </w:instrText>
      </w:r>
      <w:r>
        <w:fldChar w:fldCharType="separate"/>
      </w:r>
      <w:hyperlink w:tooltip="#_Toc203833579" w:anchor="_Toc203833579" w:history="1">
        <w:r>
          <w:rPr>
            <w:rStyle w:val="1080"/>
          </w:rPr>
          <w:t xml:space="preserve">Tabelle 1: Forschungsziele und Forschungsfragen</w:t>
        </w:r>
        <w:r>
          <w:tab/>
        </w:r>
        <w:r>
          <w:fldChar w:fldCharType="begin"/>
        </w:r>
        <w:r>
          <w:instrText xml:space="preserve"> PAGEREF _Toc203833579 \h </w:instrText>
        </w:r>
        <w:r>
          <w:fldChar w:fldCharType="separate"/>
        </w:r>
        <w:r>
          <w:t xml:space="preserve">3</w:t>
        </w:r>
        <w:r>
          <w:fldChar w:fldCharType="end"/>
        </w:r>
      </w:hyperlink>
      <w:r>
        <w:rPr>
          <w:rFonts w:asciiTheme="minorHAnsi" w:hAnsiTheme="minorHAnsi" w:eastAsiaTheme="minorEastAsia"/>
          <w:color w:val="auto"/>
          <w:sz w:val="24"/>
          <w:szCs w:val="24"/>
          <w:lang w:val="de-CH" w:eastAsia="de-CH"/>
          <w14:ligatures w14:val="standardContextual"/>
        </w:rPr>
      </w:r>
      <w:r>
        <w:rPr>
          <w:rFonts w:asciiTheme="minorHAnsi" w:hAnsiTheme="minorHAnsi" w:eastAsiaTheme="minorEastAsia"/>
          <w:color w:val="auto"/>
          <w:sz w:val="24"/>
          <w:szCs w:val="24"/>
          <w:lang w:val="de-CH" w:eastAsia="de-CH"/>
          <w14:ligatures w14:val="standardContextual"/>
        </w:rPr>
      </w:r>
    </w:p>
    <w:p>
      <w:r>
        <w:fldChar w:fldCharType="end"/>
      </w:r>
      <w:r/>
    </w:p>
    <w:p>
      <w:pPr>
        <w:pStyle w:val="875"/>
        <w:numPr>
          <w:ilvl w:val="0"/>
          <w:numId w:val="0"/>
        </w:numPr>
      </w:pPr>
      <w:r/>
      <w:bookmarkStart w:id="71" w:name="_Toc2"/>
      <w:r>
        <w:t xml:space="preserve">Abkürzungsverzeichnis</w:t>
      </w:r>
      <w:bookmarkEnd w:id="71"/>
      <w:r/>
      <w:r/>
    </w:p>
    <w:p>
      <w:r>
        <w:t xml:space="preserve">HFU</w:t>
      </w:r>
      <w:r>
        <w:tab/>
      </w:r>
      <w:r>
        <w:tab/>
        <w:t xml:space="preserve">Hochschule Furtwangen</w:t>
      </w:r>
      <w:r/>
    </w:p>
    <w:p>
      <w:r>
        <w:t xml:space="preserve">LRA</w:t>
      </w:r>
      <w:r>
        <w:tab/>
      </w:r>
      <w:r>
        <w:tab/>
        <w:t xml:space="preserve">Landratsamt</w:t>
      </w:r>
      <w:r/>
    </w:p>
    <w:p>
      <w:r>
        <w:t xml:space="preserve">SBK</w:t>
      </w:r>
      <w:r>
        <w:tab/>
      </w:r>
      <w:r>
        <w:tab/>
        <w:t xml:space="preserve">Schwarzwald-Baar-Kreis</w:t>
      </w:r>
      <w:r/>
    </w:p>
    <w:p>
      <w:r/>
      <w:r/>
    </w:p>
    <w:p>
      <w:pPr>
        <w:sectPr>
          <w:headerReference w:type="first" r:id="rId13"/>
          <w:footerReference w:type="first" r:id="rId17"/>
          <w:footnotePr/>
          <w:endnotePr/>
          <w:type w:val="nextPage"/>
          <w:pgSz w:w="11906" w:h="16838" w:orient="portrait"/>
          <w:pgMar w:top="1418" w:right="1701" w:bottom="1418" w:left="1701" w:header="709" w:footer="709" w:gutter="284"/>
          <w:pgNumType w:start="1"/>
          <w:cols w:num="1" w:sep="0" w:space="708" w:equalWidth="1"/>
          <w:docGrid w:linePitch="360"/>
          <w:titlePg/>
        </w:sectPr>
      </w:pPr>
      <w:r/>
      <w:r/>
    </w:p>
    <w:p>
      <w:pPr>
        <w:pStyle w:val="875"/>
      </w:pPr>
      <w:r/>
      <w:bookmarkStart w:id="72" w:name="_Toc3"/>
      <w:r>
        <w:t xml:space="preserve">Ziel der Arbeit</w:t>
      </w:r>
      <w:bookmarkEnd w:id="72"/>
      <w:r/>
      <w:r/>
    </w:p>
    <w:p>
      <w:pPr>
        <w:spacing w:before="0" w:after="0"/>
      </w:pPr>
      <w:r>
        <w:t xml:space="preserve">In Kooperation mit der Kommunalen Gesundheitskonferenz des Landratsamtes</w:t>
      </w:r>
      <w:r>
        <w:t xml:space="preserve"> (LRA)</w:t>
      </w:r>
      <w:r>
        <w:t xml:space="preserve"> Schwarzwald-Baar-Kreis</w:t>
      </w:r>
      <w:r>
        <w:t xml:space="preserve"> (SBK)</w:t>
      </w:r>
      <w:r>
        <w:t xml:space="preserve"> verfolgt das Research Projekt das Ziel, Handlungsempfehlungen für Maßnahmen der k</w:t>
      </w:r>
      <w:r>
        <w:t xml:space="preserve">ommunalen Gesundheitsförderung und Prävention zur Stärkung der psychischen Gesundheit von Kindern und Jugendlichen zu entwickeln. Hintergrund hierfür bildet die Zuständigkeit der Landratsämter für die Gesundheitsförderung und Prävention in den Landkreisen </w:t>
      </w:r>
      <w:sdt>
        <w:sdtPr>
          <w:alias w:val="To edit, see citavi.com/edit"/>
          <w15:appearance w15:val="boundingBox"/>
          <w:id w:val="562693505"/>
          <w:placeholder>
            <w:docPart w:val="8F6DF821424048BCAB75FEA703F7ADB8"/>
          </w:placeholder>
          <w:tag w:val="CitaviPlaceholder#de46e2b8-9f65-4b06-99a0-80a49b5462b0"/>
          <w:rPr/>
        </w:sdtPr>
        <w:sdtContent>
          <w:r>
            <w:fldChar w:fldCharType="begin"/>
          </w:r>
          <w:r>
            <w:instrText xml:space="preserve">ADDIN CitaviPlaceholder{eyIkaWQiOiIxIiwiJHR5c</w:instrText>
          </w:r>
          <w:r>
            <w:instrText xml:space="preserve">GUiOiJTd2lzc0FjYWRlbWljLkNpdGF2aS5DaXRhdGlvbnMuV29yZFBsYWNlaG9sZGVyLCBTd2lzc0FjYWRlbWljLkNpdGF2aSIsIkVudHJpZXMiOlt7IiRpZCI6IjIiLCIkdHlwZSI6IlN3aXNzQWNhZGVtaWMuQ2l0YXZpLkNpdGF0aW9ucy5Xb3JkUGxhY2Vob2xkZXJFbnRyeSwgU3dpc3NBY2FkZW1pYy5DaXRhdmkiLCJJZCI6IjQ2YTA5M</w:instrText>
          </w:r>
          <w:r>
            <w:instrText xml:space="preserve">zc2LWMyZTMtNDQwMC05OGJjLWExYmNkOWNhMTBlNiIsIlJhbmdlTGVuZ3RoIjozNywiUmVmZXJlbmNlSWQiOiJkZWU3ZGM4Ni01YjViLTQ0NTUtODJjYy04OWY1MDk5NzhhMjgiLCJQYWdlUmFuZ2UiOnsiJGlkIjoiMyIsIiR0eXBlIjoiU3dpc3NBY2FkZW1pYy5QYWdlUmFuZ2UsIFN3aXNzQWNhZGVtaWMiLCJFbmRQYWdlIjp7IiRpZCI6I</w:instrText>
          </w:r>
          <w:r>
            <w:instrText xml:space="preserve">jQiLCIkdHlwZSI6IlN3aXNzQWNhZGVtaWMuUGFnZU51bWJlciwgU3dpc3NBY2FkZW1pYyIsIklzRnVsbHlOdW1lcmljIjpmYWxzZSwiTnVtYmVyaW5nVHlwZSI6MCwiTnVtZXJhbFN5c3RlbSI6MH0sIk51bWJlcmluZ1R5cGUiOjAsIk51bWVyYWxTeXN0ZW0iOjAsIlN0YXJ0UGFnZSI6eyIkaWQiOiI1IiwiJHR5cGUiOiJTd2lzc0FjYWRlb</w:instrText>
          </w:r>
          <w:r>
            <w:instrText xml:space="preserve">WljLlBhZ2VOdW1iZXIsIFN3aXNzQWNhZGVtaWMiLCJJc0Z1bGx5TnVtZXJpYyI6ZmFsc2UsIk51bWJlcmluZ1R5cGUiOjAsIk51bWVyYWxTeXN0ZW0iOjB9fSwiUmVmZXJlbmNlIjp7IiRpZCI6IjYiLCIkdHlwZSI6IlN3aXNzQWNhZGVtaWMuQ2l0YXZpLlJlZmVyZW5jZSwgU3dpc3NBY2FkZW1pYy5DaXRhdmkiLCJBYnN0cmFjdENvbXBsZ</w:instrText>
          </w:r>
          <w:r>
            <w:instrText xml:space="preserve">XhpdHkiOjAsIkFic3RyYWN0U291cmNlVGV4dEZvcm1hdCI6MCwiQWNjZXNzRGF0ZSI6IjA4LjA0LjIwMjUiLCJBdXRob3JzIjpbeyIkaWQiOiI3IiwiJHR5cGUiOiJTd2lzc0FjYWRlbWljLkNpdGF2aS5QZXJzb24sIFN3aXNzQWNhZGVtaWMuQ2l0YXZpIiwiTGFzdE5hbWUiOiJMYW5ka3JlaXN0YWcgQmFkZW4tV8O8cnR0ZW1iZXJnIiwiU</w:instrText>
          </w:r>
          <w:r>
            <w:instrText xml:space="preserve">HJvdGVjdGVkIjpmYWxzZSwiU2V4IjowLCJDcmVhdGVkQnkiOiJfTGVuYSBNZXJ0aW5rIiwiQ3JlYXRlZE9uIjoiMjAyNS0wNC0wOFQxMTowOTowMCIsIk1vZGlmaWVkQnkiOiJfTGVuYSBNZXJ0aW5rIiwiSWQiOiIyN2Y2YmEwZC0xNDE0LTQ2Y2MtOWU5Ni0zYTFiODkwNzQ4YzgiLCJNb2RpZmllZE9uIjoiMjAyNS0wNC0wOFQxMTowOTowM</w:instrText>
          </w:r>
          <w:r>
            <w:instrText xml:space="preserve">CIsIlByb2plY3QiOnsiJGlkIjoiOCIsIiR0eXBlIjoiU3dpc3NBY2FkZW1pYy5DaXRhdmkuUHJvamVjdCwgU3dpc3NBY2FkZW1pYy5DaXRhdmkifX1dLCJDaXRhdGlvbktleVVwZGF0ZVR5cGUiOjAsIkNvbGxhYm9yYXRvcnMiOltdLCJEYXRlIjoiMDguMDQuMjAyNSIsIkVkaXRvcnMiOltdLCJFdmFsdWF0aW9uQ29tcGxleGl0eSI6MCwiR</w:instrText>
          </w:r>
          <w:r>
            <w:instrText xml:space="preserve">XZhbHVhdGlvblNvdXJjZVRleHRGb3JtYXQiOjAsIkdyb3VwcyI6W10sIkhhc0xhYmVsMSI6ZmFsc2UsIkhhc0xhYmVsMiI6ZmFsc2UsIktleXdvcmRzIjpbXSwiTG9jYXRpb25zIjpbeyIkaWQiOiI5IiwiJHR5cGUiOiJTd2lzc0FjYWRlbWljLkNpdGF2aS5Mb2NhdGlvbiwgU3dpc3NBY2FkZW1pYy5DaXRhdmkiLCJBZGRyZXNzIjp7IiRpZ</w:instrText>
          </w:r>
          <w:r>
            <w:instrText xml:space="preserve">CI6IjEwIiwiJHR5cGUiOiJTd2lzc0FjYWRlbWljLkNpdGF2aS5MaW5rZWRSZXNvdXJjZSwgU3dpc3NBY2FkZW1pYy5DaXRhdmkiLCJMaW5rZWRSZXNvdXJjZVR5cGUiOjUsIk9yaWdpbmFsU3RyaW5nIjoiaHR0cHM6Ly93d3cubGFuZGtyZWlzdGFnLWJ3LmRlL2xhbmRrcmVpc2UvYXVmZ2FiZW4tZGVyLWxhbmRrcmVpc2UiLCJVcmlTdHJpb</w:instrText>
          </w:r>
          <w:r>
            <w:instrText xml:space="preserve">mciOiJodHRwczovL3d3dy5sYW5ka3JlaXN0YWctYncuZGUvbGFuZGtyZWlzZS9hdWZnYWJlbi1kZXItbGFuZGtyZWlzZSIsIkxpbmtlZFJlc291cmNlU3RhdHVzIjo4LCJQcm9wZXJ0aWVzIjp7IiRpZCI6IjExIiwiJHR5cGUiOiJTd2lzc0FjYWRlbWljLkNpdGF2aS5MaW5rZWRSZXNvdXJjZVByb3BlcnRpZXMsIFN3aXNzQWNhZGVtaWMuQ</w:instrText>
          </w:r>
          <w:r>
            <w:instrText xml:space="preserve">2l0YXZpIn0sIlN5bmNGb2xkZXJUeXBlIjowLCJJc0xvY2FsQ2xvdWRQcm9qZWN0RmlsZUxpbmsiOmZhbHNlLCJJc0Nsb3VkUmVzdG9yZSI6ZmFsc2UsIklzQ2xvdWRDb3B5IjpmYWxzZSwiQXR0YWNobWVudEZvbGRlcldhc0luRmFsbGJhY2tNb2RlIjpmYWxzZX0sIkFubm90YXRpb25zIjpbXSwiTG9jYXRpb25UeXBlIjowLCJNaXJyb3JzU</w:instrText>
          </w:r>
          <w:r>
            <w:instrText xml:space="preserve">mVmZXJlbmNlUHJvcGVydHlJZCI6MTUxLCJDcmVhdGVkQnkiOiJfTGVuYSBNZXJ0aW5rIiwiQ3JlYXRlZE9uIjoiMjAyNS0wNC0wOFQxMTowODowNyIsIk1vZGlmaWVkQnkiOiJfTGVuYSBNZXJ0aW5rIiwiSWQiOiI4MDM3ZmFiYy04YmVkLTRmNTItYjJiYy0yMDViODE2MjA3NjQiLCJNb2RpZmllZE9uIjoiMjAyNS0wNC0wOFQxMTowODowN</w:instrText>
          </w:r>
          <w:r>
            <w:instrText xml:space="preserve">yIsIlByb2plY3QiOnsiJHJlZiI6IjgifX1dLCJPbmxpbmVBZGRyZXNzIjoiaHR0cHM6Ly93d3cubGFuZGtyZWlzdGFnLWJ3LmRlL2xhbmRrcmVpc2UvYXVmZ2FiZW4tZGVyLWxhbmRrcmVpc2UiLCJPcmdhbml6YXRpb25zIjpbXSwiT3RoZXJzSW52b2x2ZWQiOltdLCJQdWJsaXNoZXJzIjpbXSwiUXVvdGF0aW9ucyI6W10sIlJhdGluZyI6M</w:instrText>
          </w:r>
          <w:r>
            <w:instrText xml:space="preserve">CwiUmVmZXJlbmNlVHlwZSI6IkludGVybmV0RG9jdW1lbnQiLCJTaG9ydFRpdGxlIjoiTGFuZGtyZWlzdGFnIEJhZGVuLVfDvHJ0dGVtYmVyZyAwOC4wNC4yMDI1IOKAkyBBdWZnYWJlbiBkZXIgTGFuZGtyZWlzZSIsIlNob3J0VGl0bGVVcGRhdGVUeXBlIjowLCJTb3VyY2VPZkJpYmxpb2dyYXBoaWNJbmZvcm1hdGlvbiI6Ind3dy5sYW5ka</w:instrText>
          </w:r>
          <w:r>
            <w:instrText xml:space="preserve">3JlaXN0YWctYncuZGUiLCJTdGF0aWNJZHMiOlsiZTdjNmQ1MGYtMjAyOS00ZmRkLWI4MzUtODEzZDBlZDEwZDQyIl0sIlRhYmxlT2ZDb250ZW50c0NvbXBsZXhpdHkiOjAsIlRhYmxlT2ZDb250ZW50c1NvdXJjZVRleHRGb3JtYXQiOjAsIlRhc2tzIjpbXSwiVGl0bGUiOiJBdWZnYWJlbiBkZXIgTGFuZGtyZWlzZSIsIlRyYW5zbGF0b3JzI</w:instrText>
          </w:r>
          <w:r>
            <w:instrText xml:space="preserve">jpbXSwiWWVhclJlc29sdmVkIjoiMDguMDQuMjAyNSIsIkNyZWF0ZWRCeSI6Il9MZW5hIE1lcnRpbmsiLCJDcmVhdGVkT24iOiIyMDI1LTA0LTA4VDExOjA4OjA3IiwiTW9kaWZpZWRCeSI6Il9MZW5hIE1lcnRpbmsiLCJJZCI6ImRlZTdkYzg2LTViNWItNDQ1NS04MmNjLTg5ZjUwOTk3OGEyOCIsIk1vZGlmaWVkT24iOiIyMDI1LTA0LTA4V</w:instrText>
          </w:r>
          <w:r>
            <w:instrText xml:space="preserve">DEzOjQxOjM0IiwiUHJvamVjdCI6eyIkcmVmIjoiOCJ9fSwiVXNlTnVtYmVyaW5nVHlwZU9mUGFyZW50RG9jdW1lbnQiOmZhbHNlfV0sIkZvcm1hdHRlZFRleHQiOnsiJGlkIjoiMTIiLCJDb3VudCI6MSwiVGV4dFVuaXRzIjpbeyIkaWQiOiIxMyIsIkZvbnRTdHlsZSI6eyIkaWQiOiIxNCIsIk5ldXRyYWwiOnRydWV9LCJSZWFkaW5nT3JkZ</w:instrText>
          </w:r>
          <w:r>
            <w:instrText xml:space="preserve">XIiOjEsIlRleHQiOiIoTGFuZGtyZWlzdGFnIEJhZGVuLVfDvHJ0dGVtYmVyZyAyMDI1KSJ9XX0sIlRhZyI6IkNpdGF2aVBsYWNlaG9sZGVyI2RlNDZlMmI4LTlmNjUtNGIwNi05OWEwLTgwYTQ5YjU0NjJiMCIsIlRleHQiOiIoTGFuZGtyZWlzdGFnIEJhZGVuLVfDvHJ0dGVtYmVyZyAyMDI1KSIsIldBSVZlcnNpb24iOiI3LjAuNy4xIn0=}</w:instrText>
          </w:r>
          <w:r>
            <w:fldChar w:fldCharType="separate"/>
          </w:r>
          <w:r>
            <w:t xml:space="preserve">(Landkreistag Baden-Württemberg 2025)</w:t>
          </w:r>
          <w:r>
            <w:fldChar w:fldCharType="end"/>
          </w:r>
        </w:sdtContent>
      </w:sdt>
      <w:r>
        <w:t xml:space="preserve">.</w:t>
      </w:r>
      <w:r>
        <w:t xml:space="preserve"> </w:t>
      </w:r>
      <w:r>
        <w:t xml:space="preserve">Als Grundlage für die angestrebten Handlungsempfehlungen soll zunächst</w:t>
      </w:r>
      <w:r>
        <w:t xml:space="preserve"> eine umfassende Bestandsanalyse durchgeführt werden, um die relevanten Akteure des Schwarzwald-Baar-Kreises im Bereich der psychischen Gesundheit von Kindern und Jugendlichen möglichst vollständig zu identifizieren. Die Bestandsanalyse soll in Form einer </w:t>
      </w:r>
      <w:r>
        <w:t xml:space="preserve">Akteursdatenbank</w:t>
      </w:r>
      <w:r>
        <w:t xml:space="preserve"> dargestellt werden. Weiterhin knüpft eine nachfolgende Bedarfsanalyse an diese Ergebnisse an, sodass Angebotslücken und -defizite so</w:t>
      </w:r>
      <w:r>
        <w:t xml:space="preserve">wie aktuelle Bedarfe sichtbar gemacht werden und daraufhin fundierte und zielgerichtete Handlungsempfehlungen für die Kommunale Gesundheitskonferenz formuliert werden können. Der Fokus der Arbeit liegt dabei explizit auf unspezifischen Angeboten und Maßnah</w:t>
      </w:r>
      <w:r>
        <w:t xml:space="preserve">men der Prävention und Gesundheitsförderung hinsichtlich der allgemeinen psychischen Gesundheit. Die Behandlung psychischer Erkrankungen wird nicht thematisiert. Kurative Aspekte werden lediglich in der Bestandsanalyse berücksichtigt, da die Ergebnisse ein</w:t>
      </w:r>
      <w:r>
        <w:t xml:space="preserve">en möglichst vollständigen Überblick über die Akteure im Schwarzwald-Baar-Kreis bieten sollen, um diese in späteren Maßnahmen zu beteiligen. Weiterhin sollen die Ergebnisse der Bestandsanalyse zukünftig als Ausgangspunkt für weiterführende Projekte dienen.</w:t>
      </w:r>
      <w:r>
        <w:t xml:space="preserve"> </w:t>
      </w:r>
      <w:r>
        <w:t xml:space="preserve">Für die dargestellten Projektziele und -abschnitte werden die folgenden Forschungsfragen formuliert:</w:t>
      </w:r>
      <w:r/>
    </w:p>
    <w:p>
      <w:pPr>
        <w:pStyle w:val="1047"/>
        <w:keepNext/>
      </w:pPr>
      <w:r>
        <w:t xml:space="preserve">Tabelle </w:t>
      </w:r>
      <w:r>
        <w:fldChar w:fldCharType="begin"/>
      </w:r>
      <w:r>
        <w:instrText xml:space="preserve">SEQ Tabelle \* ARABIC </w:instrText>
      </w:r>
      <w:r>
        <w:fldChar w:fldCharType="separate"/>
      </w:r>
      <w:r>
        <w:t xml:space="preserve">1</w:t>
      </w:r>
      <w:r>
        <w:fldChar w:fldCharType="end"/>
      </w:r>
      <w:r>
        <w:t xml:space="preserve">: </w:t>
      </w:r>
      <w:r>
        <w:t xml:space="preserve">Forschungsziele und </w:t>
      </w:r>
      <w:r>
        <w:t xml:space="preserve">Forschungsfragen</w:t>
      </w:r>
      <w:r/>
    </w:p>
    <w:tbl>
      <w:tblPr>
        <w:tblStyle w:val="1123"/>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Look w:val="04A0" w:firstRow="1" w:lastRow="0" w:firstColumn="1" w:lastColumn="0" w:noHBand="0" w:noVBand="1"/>
      </w:tblPr>
      <w:tblGrid>
        <w:gridCol w:w="8210"/>
      </w:tblGrid>
      <w:tr>
        <w:trPr/>
        <w:tc>
          <w:tcPr>
            <w:shd w:val="clear" w:color="auto" w:fill="bfbfbf" w:themeFill="background1" w:themeFillShade="BF"/>
            <w:tcBorders>
              <w:bottom w:val="none" w:color="auto" w:sz="0" w:space="0"/>
            </w:tcBorders>
            <w:tcW w:w="5000" w:type="pct"/>
            <w:textDirection w:val="lrTb"/>
            <w:noWrap w:val="false"/>
          </w:tcPr>
          <w:p>
            <w:pPr>
              <w:spacing w:before="120" w:after="120" w:line="240" w:lineRule="auto"/>
            </w:pPr>
            <w:r>
              <w:t xml:space="preserve">Bestandsanalyse </w:t>
            </w:r>
            <w:r>
              <w:rPr>
                <w:b w:val="0"/>
                <w:bCs w:val="0"/>
                <w:i/>
                <w:iCs/>
                <w:sz w:val="18"/>
                <w:szCs w:val="18"/>
              </w:rPr>
              <w:t xml:space="preserve">GF, GV, P</w:t>
            </w:r>
            <w:r/>
          </w:p>
        </w:tc>
      </w:tr>
      <w:tr>
        <w:trPr/>
        <w:tc>
          <w:tcPr>
            <w:tcBorders>
              <w:top w:val="none" w:color="auto" w:sz="0" w:space="0"/>
              <w:bottom w:val="none" w:color="auto" w:sz="0" w:space="0"/>
            </w:tcBorders>
            <w:tcW w:w="5000" w:type="pct"/>
            <w:textDirection w:val="lrTb"/>
            <w:noWrap w:val="false"/>
          </w:tcPr>
          <w:p>
            <w:pPr>
              <w:spacing w:before="120" w:line="240" w:lineRule="auto"/>
              <w:rPr>
                <w:b w:val="0"/>
                <w:bCs w:val="0"/>
              </w:rPr>
            </w:pPr>
            <w:r>
              <w:rPr>
                <w:b w:val="0"/>
                <w:bCs w:val="0"/>
              </w:rPr>
              <w:t xml:space="preserve">Welche Akteure arbeiten im Schwarzwald-Baar-Kreis in der Förderung der psychischen Gesundheit von Kindern und Jugendlichen...</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kurativ?</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der Bewegung und körperlichen Aktivität?</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der gesunden Ernährung?</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der psychosozialen Unterstützung und Resilienzförderung?</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der sozialen Teilhabe und Gemeinschaft?</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in den Bereichen Schlaf und Entspannung?</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der Kreativität und Selbstverwirklichung?</w:t>
            </w:r>
            <w:r>
              <w:rPr>
                <w:b w:val="0"/>
                <w:bCs w:val="0"/>
              </w:rPr>
            </w:r>
            <w:r>
              <w:rPr>
                <w:b w:val="0"/>
                <w:bCs w:val="0"/>
              </w:rPr>
            </w:r>
          </w:p>
          <w:p>
            <w:pPr>
              <w:pStyle w:val="1066"/>
              <w:numPr>
                <w:ilvl w:val="0"/>
                <w:numId w:val="20"/>
              </w:numPr>
              <w:spacing w:before="120" w:after="120" w:line="240" w:lineRule="auto"/>
              <w:rPr>
                <w:b w:val="0"/>
                <w:bCs w:val="0"/>
              </w:rPr>
            </w:pPr>
            <w:r>
              <w:rPr>
                <w:b w:val="0"/>
                <w:bCs w:val="0"/>
              </w:rPr>
              <w:t xml:space="preserve">im Bereich des Naturerlebens?</w:t>
            </w:r>
            <w:r>
              <w:rPr>
                <w:b w:val="0"/>
                <w:bCs w:val="0"/>
              </w:rPr>
            </w:r>
            <w:r>
              <w:rPr>
                <w:b w:val="0"/>
                <w:bCs w:val="0"/>
              </w:rPr>
            </w:r>
          </w:p>
        </w:tc>
      </w:tr>
      <w:tr>
        <w:trPr/>
        <w:tc>
          <w:tcPr>
            <w:tcW w:w="5000" w:type="pct"/>
            <w:textDirection w:val="lrTb"/>
            <w:noWrap w:val="false"/>
          </w:tcPr>
          <w:p>
            <w:pPr>
              <w:spacing w:before="120" w:after="120" w:line="240" w:lineRule="auto"/>
              <w:rPr>
                <w:b w:val="0"/>
                <w:bCs w:val="0"/>
              </w:rPr>
            </w:pPr>
            <w:r>
              <w:rPr>
                <w:b w:val="0"/>
                <w:bCs w:val="0"/>
              </w:rPr>
              <w:t xml:space="preserve">Welche Projekte und Angebote aus den Bereich b) bis h) (s. Frage 1.) zur Förderung psychischer Gesundheit bei Kindern und Jugendlichen finden im Schwarzwald-Baar-Kreis statt?</w:t>
            </w:r>
            <w:r>
              <w:rPr>
                <w:b w:val="0"/>
                <w:bCs w:val="0"/>
              </w:rPr>
            </w:r>
            <w:r>
              <w:rPr>
                <w:b w:val="0"/>
                <w:bCs w:val="0"/>
              </w:rPr>
            </w:r>
          </w:p>
        </w:tc>
      </w:tr>
    </w:tbl>
    <w:p>
      <w:r/>
      <w:r/>
    </w:p>
    <w:p>
      <w:pPr>
        <w:pStyle w:val="1047"/>
        <w:keepNext/>
      </w:pPr>
      <w:r>
        <w:t xml:space="preserve">Fortsetzung Tabelle </w:t>
      </w:r>
      <w:fldSimple w:instr="SEQ Fortsetzung_Tabelle \* ARABIC ">
        <w:r>
          <w:t xml:space="preserve">1</w:t>
        </w:r>
      </w:fldSimple>
      <w:r>
        <w:t xml:space="preserve">: Forschungsziele und Forschungsfragen</w:t>
      </w:r>
      <w:r/>
    </w:p>
    <w:tbl>
      <w:tblPr>
        <w:tblStyle w:val="1123"/>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Look w:val="04A0" w:firstRow="1" w:lastRow="0" w:firstColumn="1" w:lastColumn="0" w:noHBand="0" w:noVBand="1"/>
      </w:tblPr>
      <w:tblGrid>
        <w:gridCol w:w="8210"/>
      </w:tblGrid>
      <w:tr>
        <w:trPr/>
        <w:tc>
          <w:tcPr>
            <w:shd w:val="clear" w:color="auto" w:fill="bfbfbf" w:themeFill="background1" w:themeFillShade="BF"/>
            <w:tcBorders>
              <w:bottom w:val="none" w:color="auto" w:sz="0" w:space="0"/>
            </w:tcBorders>
            <w:tcW w:w="5000" w:type="pct"/>
            <w:textDirection w:val="lrTb"/>
            <w:noWrap w:val="false"/>
          </w:tcPr>
          <w:p>
            <w:pPr>
              <w:spacing w:before="120" w:after="120" w:line="240" w:lineRule="auto"/>
            </w:pPr>
            <w:r>
              <w:t xml:space="preserve">Bedarfsanalyse </w:t>
            </w:r>
            <w:r>
              <w:rPr>
                <w:b w:val="0"/>
                <w:bCs w:val="0"/>
                <w:i/>
                <w:iCs/>
                <w:sz w:val="18"/>
                <w:szCs w:val="18"/>
              </w:rPr>
              <w:t xml:space="preserve">GF, P</w:t>
            </w:r>
            <w:r/>
          </w:p>
        </w:tc>
      </w:tr>
      <w:tr>
        <w:trPr/>
        <w:tc>
          <w:tcPr>
            <w:tcW w:w="5000" w:type="pct"/>
            <w:textDirection w:val="lrTb"/>
            <w:noWrap w:val="false"/>
          </w:tcPr>
          <w:p>
            <w:pPr>
              <w:spacing w:before="120" w:after="120" w:line="240" w:lineRule="auto"/>
            </w:pPr>
            <w:r>
              <w:rPr>
                <w:b w:val="0"/>
                <w:bCs w:val="0"/>
              </w:rPr>
              <w:t xml:space="preserve">In welchen regionalen Bereichen gibt es hinsichtlich der Akteure, Projekte und Angebote der Förderung psychischer Gesundheit bei Kindern und Jugendlichen des Schwarzwald-Baar-Kreises Defizite?</w:t>
            </w:r>
            <w:r/>
          </w:p>
        </w:tc>
      </w:tr>
      <w:tr>
        <w:trPr/>
        <w:tc>
          <w:tcPr>
            <w:tcW w:w="5000" w:type="pct"/>
            <w:textDirection w:val="lrTb"/>
            <w:noWrap w:val="false"/>
          </w:tcPr>
          <w:p>
            <w:pPr>
              <w:spacing w:before="120" w:after="120" w:line="240" w:lineRule="auto"/>
            </w:pPr>
            <w:r>
              <w:rPr>
                <w:b w:val="0"/>
                <w:bCs w:val="0"/>
              </w:rPr>
              <w:t xml:space="preserve">Welche Bedarfe bestehen zur Förderung oder Verbesserung der Förderung psychischer Gesundheit bei Kindern und Jugendlichen des Schwarzwald-Baar-Kreises? </w:t>
            </w:r>
            <w:r/>
          </w:p>
        </w:tc>
      </w:tr>
      <w:tr>
        <w:trPr/>
        <w:tc>
          <w:tcPr>
            <w:shd w:val="clear" w:color="auto" w:fill="bfbfbf" w:themeFill="background1" w:themeFillShade="BF"/>
            <w:tcW w:w="5000" w:type="pct"/>
            <w:textDirection w:val="lrTb"/>
            <w:noWrap w:val="false"/>
          </w:tcPr>
          <w:p>
            <w:pPr>
              <w:spacing w:before="120" w:after="120" w:line="240" w:lineRule="auto"/>
            </w:pPr>
            <w:r>
              <w:t xml:space="preserve">Formulierung von Handlungsempfehlungen </w:t>
            </w:r>
            <w:r>
              <w:rPr>
                <w:b w:val="0"/>
                <w:bCs w:val="0"/>
                <w:i/>
                <w:iCs/>
                <w:sz w:val="18"/>
                <w:szCs w:val="18"/>
              </w:rPr>
              <w:t xml:space="preserve">GF, P</w:t>
            </w:r>
            <w:r/>
          </w:p>
        </w:tc>
      </w:tr>
      <w:tr>
        <w:trPr/>
        <w:tc>
          <w:tcPr>
            <w:tcW w:w="5000" w:type="pct"/>
            <w:textDirection w:val="lrTb"/>
            <w:noWrap w:val="false"/>
          </w:tcPr>
          <w:p>
            <w:pPr>
              <w:spacing w:before="120" w:after="120" w:line="240" w:lineRule="auto"/>
            </w:pPr>
            <w:r>
              <w:rPr>
                <w:b w:val="0"/>
                <w:bCs w:val="0"/>
              </w:rPr>
              <w:t xml:space="preserve">Welche Best-Practice Projekte und Angebote zur Förderung psychischer Gesundheit bei Kindern und Jugendlichen gibt es in Deutschland für den identifizierten Bedarfsbereich des Schwarzwald-Baar-Kreises? </w:t>
            </w:r>
            <w:r/>
          </w:p>
        </w:tc>
      </w:tr>
      <w:tr>
        <w:trPr/>
        <w:tc>
          <w:tcPr>
            <w:tcW w:w="5000" w:type="pct"/>
            <w:textDirection w:val="lrTb"/>
            <w:noWrap w:val="false"/>
          </w:tcPr>
          <w:p>
            <w:pPr>
              <w:spacing w:before="120" w:after="120" w:line="240" w:lineRule="auto"/>
            </w:pPr>
            <w:r>
              <w:rPr>
                <w:b w:val="0"/>
                <w:bCs w:val="0"/>
              </w:rPr>
              <w:t xml:space="preserve">Welche identifizierten Projekte und Angebote zur Förderung psychischer Gesundheit bei Kindern und Jugendlichen können wie und mit welchen Akteuren im Schwarzwald-Baar-Kreis als Orientierung dienen?</w:t>
            </w:r>
            <w:r/>
          </w:p>
        </w:tc>
      </w:tr>
    </w:tbl>
    <w:p>
      <w:pPr>
        <w:spacing w:before="40" w:after="0"/>
        <w:rPr>
          <w:i/>
          <w:iCs/>
          <w:sz w:val="20"/>
          <w:szCs w:val="20"/>
        </w:rPr>
      </w:pPr>
      <w:r>
        <w:rPr>
          <w:i/>
          <w:iCs/>
          <w:sz w:val="20"/>
          <w:szCs w:val="20"/>
        </w:rPr>
        <w:t xml:space="preserve">GF: Gesundheitsförderung; GV: Gesundheitsversorgung; P: Prävention</w:t>
      </w:r>
      <w:r>
        <w:rPr>
          <w:i/>
          <w:iCs/>
          <w:sz w:val="20"/>
          <w:szCs w:val="20"/>
        </w:rPr>
      </w:r>
      <w:r>
        <w:rPr>
          <w:i/>
          <w:iCs/>
          <w:sz w:val="20"/>
          <w:szCs w:val="20"/>
        </w:rPr>
      </w:r>
    </w:p>
    <w:p>
      <w:pPr>
        <w:spacing w:before="0"/>
      </w:pPr>
      <w:r/>
      <w:r/>
    </w:p>
    <w:p>
      <w:pPr>
        <w:spacing w:before="0"/>
      </w:pPr>
      <w:r>
        <w:t xml:space="preserve">Das geplante Projekt kann als umfangreiche Informationsgrundlage und Ausgangspunkt für konkrete Maßnahmen einen Beitrag dazu leisten, die psychische Gesundheit und das Wohlbefinden von </w:t>
      </w:r>
      <w:r>
        <w:rPr>
          <w:highlight w:val="white"/>
        </w:rPr>
        <w:t xml:space="preserve">Kindern und Jugendlichen </w:t>
      </w:r>
      <w:r>
        <w:t xml:space="preserve">durch kommunale gesundheitsfördernde und präventive Angebote zu erhalten und zu verbessern und somit dem zunehmenden Versorgungsbedarf frühzeitig entgegenzuwirken.</w:t>
      </w:r>
      <w:r/>
    </w:p>
    <w:p>
      <w:pPr>
        <w:jc w:val="left"/>
        <w:spacing w:before="0" w:line="264" w:lineRule="auto"/>
      </w:pPr>
      <w:r/>
      <w:r/>
    </w:p>
    <w:p>
      <w:pPr>
        <w:pStyle w:val="875"/>
      </w:pPr>
      <w:r/>
      <w:bookmarkStart w:id="73" w:name="_Toc4"/>
      <w:r>
        <w:t xml:space="preserve">Zusammensetzung des Projektteams</w:t>
      </w:r>
      <w:bookmarkEnd w:id="73"/>
      <w:r/>
      <w:r/>
    </w:p>
    <w:p>
      <w:r>
        <w:t xml:space="preserve">Das Projektteam zur Durchführung de</w:t>
      </w:r>
      <w:r>
        <w:t xml:space="preserve">s</w:t>
      </w:r>
      <w:r>
        <w:t xml:space="preserve"> vorangehend dargelegten </w:t>
      </w:r>
      <w:r>
        <w:t xml:space="preserve">Projektes</w:t>
      </w:r>
      <w:r>
        <w:t xml:space="preserve"> setzt sich aus z</w:t>
      </w:r>
      <w:r>
        <w:t xml:space="preserve">wei Studierende</w:t>
      </w:r>
      <w:r>
        <w:t xml:space="preserve">n</w:t>
      </w:r>
      <w:r>
        <w:t xml:space="preserve"> des Master-Studienganges Angewandte Gesundheitsförderung</w:t>
      </w:r>
      <w:r>
        <w:t xml:space="preserve">, zwei Betreuenden der Hochschule Furtwangen (HFU) und zwei Mitarbeitenden</w:t>
      </w:r>
      <w:r>
        <w:t xml:space="preserve"> </w:t>
      </w:r>
      <w:r>
        <w:t xml:space="preserve">der Kommunalen Gesundheitskonferenz des Landratsamtes Schwarzwald-Baar-Kreis</w:t>
      </w:r>
      <w:r>
        <w:t xml:space="preserve">, Regina Lechmann (B.Sc.) und Sabrina Ruhl (B.Sc.),</w:t>
      </w:r>
      <w:r>
        <w:t xml:space="preserve"> zusammen. Beide Studierenden, Julia Kossow (B.Sc.) und Lena Mertink (B.Sc.), bringen dabei Vorerfahrungen aus dem Bachelor-Studium Angewandte Gesundheitswissenschaften in die Projektarbeit ein.</w:t>
      </w:r>
      <w:r>
        <w:t xml:space="preserve"> Ihre Zuständigkeiten innerhalb des Projektes beziehen sich auf die</w:t>
      </w:r>
      <w:r>
        <w:t xml:space="preserve"> Recherche, </w:t>
      </w:r>
      <w:r>
        <w:t xml:space="preserve">die </w:t>
      </w:r>
      <w:r>
        <w:t xml:space="preserve">Bestandserhebung, </w:t>
      </w:r>
      <w:r>
        <w:t xml:space="preserve">die </w:t>
      </w:r>
      <w:r>
        <w:t xml:space="preserve">Bedarfserhebung</w:t>
      </w:r>
      <w:r>
        <w:t xml:space="preserve"> im Rahmen der Durchführung qualitativer Interviews und die </w:t>
      </w:r>
      <w:r>
        <w:t xml:space="preserve">Formulierung der Handlungsempfehlungen</w:t>
      </w:r>
      <w:r>
        <w:t xml:space="preserve"> für die </w:t>
      </w:r>
      <w:r>
        <w:t xml:space="preserve">kommunale Gesundheitskonferenz</w:t>
      </w:r>
      <w:r>
        <w:t xml:space="preserve"> sowie auf die</w:t>
      </w:r>
      <w:r>
        <w:t xml:space="preserve"> Dokumentation,</w:t>
      </w:r>
      <w:r>
        <w:t xml:space="preserve"> die</w:t>
      </w:r>
      <w:r>
        <w:t xml:space="preserve"> Berichterstattung und Präsentation der Ergebnisse</w:t>
      </w:r>
      <w:r>
        <w:t xml:space="preserve">. </w:t>
      </w:r>
      <w:r>
        <w:t xml:space="preserve">Die Projektbetreuung seitens der Hochschule erfolgt durch Prof. Dr. Melanie Schnee, Professorin für Versorgungsforschung</w:t>
      </w:r>
      <w:r>
        <w:t xml:space="preserve">, und durch Juliana Dlugosch (M.Sc.), akademische Mitarbeiterin des Studiengangs Angewandte Gesundheitswissenschaften</w:t>
      </w:r>
      <w:r>
        <w:t xml:space="preserve">. Ihre Betreuungsfunktion erstreckt sich über alle Projektabschnitte und </w:t>
      </w:r>
      <w:r>
        <w:t xml:space="preserve">umfasst sowohl die </w:t>
      </w:r>
      <w:r>
        <w:t xml:space="preserve">kontinuierliche </w:t>
      </w:r>
      <w:r>
        <w:t xml:space="preserve">Begleitung </w:t>
      </w:r>
      <w:r>
        <w:t xml:space="preserve">der Studierenden </w:t>
      </w:r>
      <w:r>
        <w:t xml:space="preserve">als hochschulinterne Ansprechpersonen als auch die fachliche und methodische </w:t>
      </w:r>
      <w:r>
        <w:t xml:space="preserve">Beratung </w:t>
      </w:r>
      <w:r>
        <w:t xml:space="preserve">aus gesundheitswissenschaftlicher Perspektive. De</w:t>
      </w:r>
      <w:r>
        <w:t xml:space="preserve">r</w:t>
      </w:r>
      <w:r>
        <w:t xml:space="preserve"> </w:t>
      </w:r>
      <w:r>
        <w:t xml:space="preserve">Projektpartner der </w:t>
      </w:r>
      <w:r>
        <w:t xml:space="preserve">kommunalen Gesundheitskonferenz</w:t>
      </w:r>
      <w:r>
        <w:t xml:space="preserve"> positioniert sich als</w:t>
      </w:r>
      <w:r>
        <w:t xml:space="preserve"> Auftrag- und Impulsgeber</w:t>
      </w:r>
      <w:r>
        <w:t xml:space="preserve">. </w:t>
      </w:r>
      <w:r>
        <w:t xml:space="preserve">Die Aufgaben</w:t>
      </w:r>
      <w:r>
        <w:t xml:space="preserve"> innerhalb des Projektes </w:t>
      </w:r>
      <w:r>
        <w:t xml:space="preserve">betreffen</w:t>
      </w:r>
      <w:r>
        <w:t xml:space="preserve"> vorrangig die </w:t>
      </w:r>
      <w:r>
        <w:t xml:space="preserve">Supervision</w:t>
      </w:r>
      <w:r>
        <w:t xml:space="preserve"> und die Bereitstellung benötigter </w:t>
      </w:r>
      <w:r>
        <w:t xml:space="preserve">Ressourcen</w:t>
      </w:r>
      <w:r>
        <w:t xml:space="preserve">,</w:t>
      </w:r>
      <w:r>
        <w:t xml:space="preserve"> wie</w:t>
      </w:r>
      <w:r>
        <w:t xml:space="preserve"> beispielsweise</w:t>
      </w:r>
      <w:r>
        <w:t xml:space="preserve"> </w:t>
      </w:r>
      <w:r>
        <w:t xml:space="preserve">von Einwohner- und Gesundheitsdaten oder der Zugang zu </w:t>
      </w:r>
      <w:r>
        <w:t xml:space="preserve">Verwaltungsvorgänge</w:t>
      </w:r>
      <w:r>
        <w:t xml:space="preserve">n.</w:t>
      </w:r>
      <w:r>
        <w:t xml:space="preserve"> </w:t>
      </w:r>
      <w:r>
        <w:t xml:space="preserve">Vor dem professionellen Hintergrund ist das Projektteam h</w:t>
      </w:r>
      <w:r>
        <w:t xml:space="preserve">omogene</w:t>
      </w:r>
      <w:r>
        <w:t xml:space="preserve">n mit einem deutlichen Schwerpunkt auf der gesundheitswissenschaftlichen und gesundheitsfördernden Perspektive. Dennoch sind Gegensätze in den Interessen der Teammitglieder, insbesondere zwischen Hochschul- und Verwaltungsinteressen, während de</w:t>
      </w:r>
      <w:r>
        <w:t xml:space="preserve">s Projektverlaufs möglich und müssen intensiv diskutiert werden, um einen gemeinsamen Konsens zu finden.</w:t>
      </w:r>
      <w:r/>
    </w:p>
    <w:p>
      <w:r>
        <w:t xml:space="preserve">Die dargestellte Zusammensetzung und Größe des Projektteams </w:t>
      </w:r>
      <w:r>
        <w:t xml:space="preserve">waren</w:t>
      </w:r>
      <w:r>
        <w:t xml:space="preserve"> ausschlaggebend für </w:t>
      </w:r>
      <w:r>
        <w:t xml:space="preserve">die Definition der Projektz</w:t>
      </w:r>
      <w:r>
        <w:t xml:space="preserve">iele </w:t>
      </w:r>
      <w:r>
        <w:t xml:space="preserve">sowie die Festlegung von Art und Umfang der Arbeitsschritte, die nachfolgend in Kapitel </w:t>
      </w:r>
      <w:r>
        <w:t xml:space="preserve">3</w:t>
      </w:r>
      <w:r>
        <w:t xml:space="preserve"> ausführlich aufgezeigt werden</w:t>
      </w:r>
      <w:r>
        <w:t xml:space="preserve">.</w:t>
      </w:r>
      <w:r/>
    </w:p>
    <w:p>
      <w:r/>
      <w:r/>
    </w:p>
    <w:p>
      <w:pPr>
        <w:pStyle w:val="875"/>
      </w:pPr>
      <w:r/>
      <w:bookmarkStart w:id="74" w:name="_Toc5"/>
      <w:r>
        <w:t xml:space="preserve">Projektplanung</w:t>
      </w:r>
      <w:bookmarkEnd w:id="74"/>
      <w:r/>
      <w:r/>
    </w:p>
    <w:p>
      <w:pPr>
        <w:tabs>
          <w:tab w:val="left" w:pos="1020" w:leader="none"/>
        </w:tabs>
      </w:pPr>
      <w:r>
        <w:t xml:space="preserve">Nachfolgend werden in Tabelle 2 und 3 </w:t>
      </w:r>
      <w:r>
        <w:t xml:space="preserve">die einzelnen Arbeitspakete und Aktivitäten sowie die </w:t>
      </w:r>
      <w:r>
        <w:t xml:space="preserve">Arbeits-, Zeit- und Meilensteinplanung ausführlich dargestellt.</w:t>
      </w:r>
      <w:r>
        <w:t xml:space="preserve"> Für die realistische Einsch</w:t>
      </w:r>
      <w:r>
        <w:t xml:space="preserve">ätzung und Planung des Projektes müssen weiterhin die benötigten Ressourcen</w:t>
      </w:r>
      <w:r>
        <w:t xml:space="preserve"> für die Erfüllung der Arbeitsschritte</w:t>
      </w:r>
      <w:r>
        <w:t xml:space="preserve">, neben Personal- und Kostenaufwand, </w:t>
      </w:r>
      <w:r>
        <w:t xml:space="preserve">und mögliche Risiken für die Zielerreichung bedacht </w:t>
      </w:r>
      <w:r>
        <w:t xml:space="preserve">werden.</w:t>
      </w:r>
      <w:r>
        <w:rPr>
          <w:u w:val="none"/>
        </w:rPr>
        <w:t xml:space="preserve"> </w:t>
      </w:r>
      <w:r>
        <w:rPr>
          <w:u w:val="none"/>
        </w:rPr>
        <w:t xml:space="preserve">Für die Erhebung der kurativen Akteure </w:t>
      </w:r>
      <w:r>
        <w:rPr>
          <w:u w:val="none"/>
        </w:rPr>
        <w:t xml:space="preserve">kann bereits auf eine vorab erstellte erste Übersicht </w:t>
      </w:r>
      <w:r>
        <w:rPr>
          <w:u w:val="none"/>
        </w:rPr>
        <w:t xml:space="preserve">des LRA </w:t>
      </w:r>
      <w:r>
        <w:rPr>
          <w:u w:val="none"/>
        </w:rPr>
        <w:t xml:space="preserve">zu kurativen Akteuren und</w:t>
      </w:r>
      <w:r>
        <w:rPr>
          <w:u w:val="none"/>
        </w:rPr>
        <w:t xml:space="preserve"> Angeboten im SBK </w:t>
      </w:r>
      <w:r>
        <w:rPr>
          <w:u w:val="none"/>
        </w:rPr>
        <w:t xml:space="preserve">zurückgegriffen werden. </w:t>
      </w:r>
      <w:r>
        <w:t xml:space="preserve">Um die präventiven Akteure zu recherchieren, wird das Internet verwendet. Quellen sind hier DEST</w:t>
      </w:r>
      <w:r>
        <w:t xml:space="preserve">ATIS, das Handelsregister und die Webauftritte der Städte, Gemeinden und Vereine. Der HFU-interne Zugang zur Datenbank Pubmed dient der Literaturrecherche. Vom LRA erhält das Projekt Daten zu Bevölkerungszahlen der zu betrachtenden Orte. Basierend auf der </w:t>
      </w:r>
      <w:r>
        <w:t xml:space="preserve">Akteursdatenbank</w:t>
      </w:r>
      <w:r>
        <w:t xml:space="preserve"> wird ein eigener Interviewleitfaden erstell</w:t>
      </w:r>
      <w:r>
        <w:t xml:space="preserve">t. Über teils neue, teils bestehende Kontakte werden 4 - 8 Interviewpartner gesucht. Mittels dieser Informationen wird ein Bedarf abgeleitet. Aus den Ergebnissen des Bestandes, des Bedarfes und der Literatur wird die Basis für die Recherche von Best-Practi</w:t>
      </w:r>
      <w:r>
        <w:t xml:space="preserve">ce</w:t>
      </w:r>
      <w:r>
        <w:t xml:space="preserve">-Modellen trianguliert. Mithilfe des Projektpartners werden die Übertragungsmöglichkeiten dieser Modelle auf den eigenen Bedarf ausgelotet.</w:t>
      </w:r>
      <w:r/>
    </w:p>
    <w:p>
      <w:pPr>
        <w:spacing w:after="0"/>
      </w:pPr>
      <w:r>
        <w:t xml:space="preserve">In dem geplanten Projekt bestehen weiterhin</w:t>
      </w:r>
      <w:r>
        <w:t xml:space="preserve"> Risiken. Durch die geringe Teamgröße verzögert eine Erkrankung oder eine andere Art „Ausfall“ den Verlauf des Projektes unter Umständen enorm. Deshalb werden in jeder Projektphase Zeitpuffer eingeplant. Ein Risiko besteht auch darin, dass die Zielsetzung </w:t>
      </w:r>
      <w:r>
        <w:t xml:space="preserve">und</w:t>
      </w:r>
      <w:r>
        <w:t xml:space="preserve"> Erwartungshaltung </w:t>
      </w:r>
      <w:del w:id="0" w:author="Lena Isabell Mertink" w:date="2025-07-19T15:56:00Z">
        <w:r>
          <w:delText xml:space="preserve"> </w:delText>
        </w:r>
      </w:del>
      <w:r>
        <w:t xml:space="preserve">des Projektpartners unklar ist. Hierfür sind für den Beginn</w:t>
      </w:r>
      <w:r>
        <w:t xml:space="preserve"> des Projektes</w:t>
      </w:r>
      <w:r>
        <w:t xml:space="preserve"> mehr Treffen und Absprachen eingeplant.</w:t>
      </w:r>
      <w:r/>
    </w:p>
    <w:p>
      <w:pPr>
        <w:spacing w:before="0" w:after="0"/>
      </w:pPr>
      <w:del w:id="1" w:author="Lena Isabell Mertink" w:date="2025-07-19T16:01:00Z">
        <w:r>
          <w:delText xml:space="preserve"> </w:delText>
        </w:r>
      </w:del>
      <w:r>
        <w:t xml:space="preserve">In der Bestandserhebung können </w:t>
      </w:r>
      <w:r>
        <w:t xml:space="preserve">m</w:t>
      </w:r>
      <w:r>
        <w:t xml:space="preserve">öglicherweise </w:t>
      </w:r>
      <w:r>
        <w:t xml:space="preserve">nicht alle Akteure erfasst werden, wenn sie beispielsweise keinen Internetauftritt haben oder dort die entscheidenden Inhalte nicht zu finden sind. </w:t>
      </w:r>
      <w:r>
        <w:t xml:space="preserve">Ebenso kann</w:t>
      </w:r>
      <w:r>
        <w:t xml:space="preserve"> ein Akteur unberechtigt aufgenommen</w:t>
      </w:r>
      <w:r>
        <w:t xml:space="preserve"> </w:t>
      </w:r>
      <w:r>
        <w:t xml:space="preserve">sowie </w:t>
      </w:r>
      <w:r>
        <w:t xml:space="preserve">widersprüchliche oder fehlende Informationen über die Akteure erfasst werden. Dies wird in Kauf genommen, da die </w:t>
      </w:r>
      <w:r>
        <w:t xml:space="preserve">Akteursdatenbank</w:t>
      </w:r>
      <w:r>
        <w:t xml:space="preserve"> </w:t>
      </w:r>
      <w:r>
        <w:t xml:space="preserve">in ihrem Inhalt grundlegend dynamisch ist und regelmäßig aktualisiert werden muss. Vereine können sich umbenennen oder auflösen, Vorstände und Ansprechpartner wechseln.</w:t>
      </w:r>
      <w:r/>
    </w:p>
    <w:p>
      <w:pPr>
        <w:spacing w:before="0"/>
      </w:pPr>
      <w:del w:id="2" w:author="Lena Isabell Mertink" w:date="2025-07-19T16:00:00Z">
        <w:r>
          <w:delText xml:space="preserve"> </w:delText>
        </w:r>
      </w:del>
      <w:r>
        <w:t xml:space="preserve">In der Akquise der Interviewpartner kann es zu Schwierigkeiten kommen, da sich diese Personen auf das Interview auch thematisch einlassen und sich Zeit nehmen müssen. Um den Kreis der </w:t>
      </w:r>
      <w:r>
        <w:t xml:space="preserve">potenziellen</w:t>
      </w:r>
      <w:r>
        <w:t xml:space="preserve"> Personen weit zu halten, wird auch auf Kontakte der HFU und des LRAs </w:t>
      </w:r>
      <w:r>
        <w:t xml:space="preserve">zurückgegriffen</w:t>
      </w:r>
      <w:r>
        <w:t xml:space="preserve">. Es wird angenommen, dass hier die Bereitschaft </w:t>
      </w:r>
      <w:r>
        <w:t xml:space="preserve">potenziell</w:t>
      </w:r>
      <w:r>
        <w:t xml:space="preserve"> größer ist. Um das Risiko des geringen Informationsgehaltes dieser Interviews zu reduzieren, wird ein Leitfaden erstellt, der mit dem gesamten Projektteam vor der Durchführung besprochen wird. Schwerpunkte des Projektes sind nur schwer </w:t>
      </w:r>
      <w:r>
        <w:t xml:space="preserve">vorab</w:t>
      </w:r>
      <w:r>
        <w:t xml:space="preserve"> </w:t>
      </w:r>
      <w:r>
        <w:t xml:space="preserve">bestimmbar. Das Thema psychische Gesundheit ist sehr komplex. Je nach Setting hat das LRA nur begrenzte Möglichkeiten zur Intervention. Das </w:t>
      </w:r>
      <w:r>
        <w:t xml:space="preserve">Setzen</w:t>
      </w:r>
      <w:r>
        <w:t xml:space="preserve"> </w:t>
      </w:r>
      <w:r>
        <w:t xml:space="preserve">von Schwerpunkten muss deshalb </w:t>
      </w:r>
      <w:r>
        <w:t xml:space="preserve">gegebenenfalls</w:t>
      </w:r>
      <w:r>
        <w:t xml:space="preserve"> </w:t>
      </w:r>
      <w:r>
        <w:t xml:space="preserve">durch das</w:t>
      </w:r>
      <w:r>
        <w:t xml:space="preserve"> </w:t>
      </w:r>
      <w:r>
        <w:t xml:space="preserve">LRA übernommen werden. Dies wird sich im Verlaufe des Projektes herauskristallisieren</w:t>
      </w:r>
      <w:r/>
    </w:p>
    <w:p>
      <w:r>
        <w:t xml:space="preserve">Bei diesem Projekt gilt es zu beachten, dass der</w:t>
      </w:r>
      <w:del w:id="3" w:author="Lena Isabell Mertink" w:date="2025-07-19T16:03:00Z">
        <w:r>
          <w:delText xml:space="preserve"> </w:delText>
        </w:r>
      </w:del>
      <w:r>
        <w:t xml:space="preserve"> Aufbau der </w:t>
      </w:r>
      <w:r>
        <w:t xml:space="preserve">Akteursdatenbank</w:t>
      </w:r>
      <w:r>
        <w:t xml:space="preserve"> und</w:t>
      </w:r>
      <w:r>
        <w:t xml:space="preserve"> der verwendete Interview-Leitfaden kein</w:t>
      </w:r>
      <w:r>
        <w:t xml:space="preserve">e</w:t>
      </w:r>
      <w:r>
        <w:t xml:space="preserve"> validierten Instrumente sind, sondern für das Projekt entwickelt wurden. Die Recherche ist rein internetbasiert, es wurde kein Kontakt mit den Vereinen aufgenommen. </w:t>
      </w:r>
      <w:r/>
    </w:p>
    <w:p>
      <w:pPr>
        <w:jc w:val="left"/>
        <w:spacing w:before="0" w:line="264" w:lineRule="auto"/>
      </w:pPr>
      <w:r>
        <w:br w:type="page" w:clear="all"/>
      </w:r>
      <w:r/>
    </w:p>
    <w:sdt>
      <w:sdtPr>
        <w15:appearance w15:val="boundingBox"/>
        <w:id w:val="-240719903"/>
        <w:placeholder>
          <w:docPart w:val="DefaultPlaceholder_-1854013440"/>
        </w:placeholder>
        <w:tag w:val="CitaviBibliography"/>
        <w:rPr/>
      </w:sdtPr>
      <w:sdtContent>
        <w:p>
          <w:pPr>
            <w:pStyle w:val="1100"/>
          </w:pPr>
          <w:r/>
          <w:bookmarkStart w:id="75" w:name="_Toc6"/>
          <w:r>
            <w:fldChar w:fldCharType="begin"/>
          </w:r>
          <w:r>
            <w:instrText xml:space="preserve">ADDIN CitaviBibliography</w:instrText>
          </w:r>
          <w:r>
            <w:fldChar w:fldCharType="separate"/>
          </w:r>
          <w:r>
            <w:t xml:space="preserve">Literaturverzeichnis</w:t>
          </w:r>
          <w:bookmarkEnd w:id="75"/>
          <w:r/>
          <w:r/>
        </w:p>
        <w:p>
          <w:pPr>
            <w:pStyle w:val="1098"/>
          </w:pPr>
          <w:r/>
          <w:bookmarkStart w:id="69" w:name="_CTVL001dee7dc865b5b445582cc89f509978a28"/>
          <w:r>
            <w:t xml:space="preserve">Landkreistag Baden-Württemberg (2025): Aufgaben der Landkreise. Online verfügbar unter https://www.landkreistag-bw.de/landkreise/aufgaben-der-landkreise, zuletzt aktualisiert am 08.04.2025, zuletzt geprüft am 08.04.2025</w:t>
          </w:r>
          <w:bookmarkEnd w:id="69"/>
          <w:r>
            <w:t xml:space="preserve">.</w:t>
          </w:r>
          <w:r>
            <w:fldChar w:fldCharType="end"/>
          </w:r>
          <w:r/>
        </w:p>
      </w:sdtContent>
    </w:sdt>
    <w:p>
      <w:r/>
      <w:r/>
    </w:p>
    <w:sectPr>
      <w:footerReference w:type="default" r:id="rId18"/>
      <w:footnotePr/>
      <w:endnotePr/>
      <w:type w:val="nextPage"/>
      <w:pgSz w:w="11906" w:h="16838" w:orient="portrait"/>
      <w:pgMar w:top="1418" w:right="1701" w:bottom="1418" w:left="1701" w:header="709" w:footer="709" w:gutter="284"/>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before="0" w:after="0" w:line="240" w:lineRule="auto"/>
      </w:pPr>
      <w:r>
        <w:separator/>
      </w:r>
      <w:r/>
    </w:p>
  </w:endnote>
  <w:endnote w:type="continuationSeparator" w:id="0">
    <w:p>
      <w:pPr>
        <w:spacing w:before="0" w:after="0" w:line="240" w:lineRule="auto"/>
      </w:pPr>
      <w:r>
        <w:continuationSeparator/>
      </w:r>
      <w:r/>
    </w:p>
  </w:endnote>
  <w:endnote w:type="continuationNotice" w:id="1">
    <w:p>
      <w:pPr>
        <w:spacing w:before="0" w:after="0" w:line="240" w:lineRule="auto"/>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10000000000000000"/>
  </w:font>
  <w:font w:name="Courier New">
    <w:panose1 w:val="02070309020205020404"/>
  </w:font>
  <w:font w:name="Segoe UI">
    <w:panose1 w:val="020B0502040504020204"/>
  </w:font>
  <w:font w:name="Consolas">
    <w:panose1 w:val="020B0606030504020204"/>
  </w:font>
  <w:font w:name="Arial">
    <w:panose1 w:val="020B0604020202020204"/>
  </w:font>
  <w:font w:name="Times New Roman">
    <w:panose1 w:val="02020603050405020304"/>
  </w:font>
  <w:font w:name="Arial Narrow">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0193363"/>
      <w:docPartObj>
        <w:docPartGallery w:val="Page Numbers (Bottom of Page)"/>
        <w:docPartUnique w:val="true"/>
      </w:docPartObj>
      <w:rPr/>
    </w:sdtPr>
    <w:sdtContent>
      <w:p>
        <w:pPr>
          <w:pStyle w:val="1075"/>
          <w:jc w:val="right"/>
        </w:pPr>
        <w:r>
          <w:t xml:space="preserve">II</w:t>
        </w:r>
        <w:r/>
      </w:p>
    </w:sdtContent>
  </w:sdt>
  <w:p>
    <w:pPr>
      <w:pStyle w:val="1075"/>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5"/>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5"/>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55925934"/>
      <w:docPartObj>
        <w:docPartGallery w:val="Page Numbers (Bottom of Page)"/>
        <w:docPartUnique w:val="true"/>
      </w:docPartObj>
      <w:rPr/>
    </w:sdtPr>
    <w:sdtContent>
      <w:p>
        <w:pPr>
          <w:pStyle w:val="1075"/>
          <w:jc w:val="right"/>
        </w:pPr>
        <w:r>
          <w:t xml:space="preserve">I</w:t>
        </w:r>
        <w:r/>
      </w:p>
    </w:sdtContent>
  </w:sdt>
  <w:p>
    <w:pPr>
      <w:pStyle w:val="1075"/>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94267386"/>
      <w:docPartObj>
        <w:docPartGallery w:val="Page Numbers (Bottom of Page)"/>
        <w:docPartUnique w:val="true"/>
      </w:docPartObj>
      <w:rPr/>
    </w:sdtPr>
    <w:sdtContent>
      <w:p>
        <w:pPr>
          <w:pStyle w:val="1075"/>
          <w:jc w:val="right"/>
        </w:pPr>
        <w:r>
          <w:fldChar w:fldCharType="begin"/>
        </w:r>
        <w:r>
          <w:instrText xml:space="preserve">PAGE   \* MERGEFORMAT</w:instrText>
        </w:r>
        <w:r>
          <w:fldChar w:fldCharType="separate"/>
        </w:r>
        <w:r>
          <w:t xml:space="preserve">2</w:t>
        </w:r>
        <w:r>
          <w:fldChar w:fldCharType="end"/>
        </w:r>
        <w:r/>
      </w:p>
    </w:sdtContent>
  </w:sdt>
  <w:p>
    <w:pPr>
      <w:pStyle w:val="1075"/>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40" w:lineRule="auto"/>
      </w:pPr>
      <w:r>
        <w:separator/>
      </w:r>
      <w:r/>
    </w:p>
  </w:footnote>
  <w:footnote w:type="continuationSeparator" w:id="0">
    <w:p>
      <w:pPr>
        <w:spacing w:before="0" w:after="0" w:line="240" w:lineRule="auto"/>
      </w:pPr>
      <w:r>
        <w:continuationSeparator/>
      </w:r>
      <w:r/>
    </w:p>
  </w:footnote>
  <w:footnote w:type="continuationNotice" w:id="1">
    <w:p>
      <w:pPr>
        <w:spacing w:before="0" w:after="0" w:line="240" w:lineRule="auto"/>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3"/>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3"/>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3"/>
    </w:pPr>
    <w:r>
      <w:rPr>
        <w:lang w:eastAsia="de-DE"/>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4065905</wp:posOffset>
              </wp:positionH>
              <wp:positionV relativeFrom="paragraph">
                <wp:posOffset>75565</wp:posOffset>
              </wp:positionV>
              <wp:extent cx="1800225" cy="647700"/>
              <wp:effectExtent l="0" t="0" r="9525" b="0"/>
              <wp:wrapTopAndBottom/>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
                      <a:stretch/>
                    </pic:blipFill>
                    <pic:spPr bwMode="auto">
                      <a:xfrm>
                        <a:off x="0" y="0"/>
                        <a:ext cx="1800225" cy="64770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216;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1" o:title=""/>
            </v:shape>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3"/>
    </w:pPr>
    <w:r>
      <w:rPr>
        <w:lang w:eastAsia="de-DE"/>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4065905</wp:posOffset>
              </wp:positionH>
              <wp:positionV relativeFrom="paragraph">
                <wp:posOffset>75565</wp:posOffset>
              </wp:positionV>
              <wp:extent cx="1800225" cy="647700"/>
              <wp:effectExtent l="0" t="0" r="9525" b="0"/>
              <wp:wrapTopAndBottom/>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
                      <a:stretch/>
                    </pic:blipFill>
                    <pic:spPr bwMode="auto">
                      <a:xfrm>
                        <a:off x="0" y="0"/>
                        <a:ext cx="1800225" cy="64770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4384;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1" o:title=""/>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209"/>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pStyle w:val="1204"/>
      <w:isLgl w:val="false"/>
      <w:suff w:val="tab"/>
      <w:lvlText w:val=""/>
      <w:lvlJc w:val="left"/>
      <w:pPr>
        <w:ind w:left="643" w:hanging="360"/>
        <w:tabs>
          <w:tab w:val="num" w:pos="643"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lowerLetter"/>
      <w:isLgl w:val="false"/>
      <w:suff w:val="tab"/>
      <w:lvlText w:val="%1)"/>
      <w:lvlJc w:val="left"/>
      <w:pPr>
        <w:ind w:left="709" w:hanging="360"/>
      </w:pPr>
      <w:rPr>
        <w:b w:val="0"/>
        <w:bCs w:val="0"/>
      </w:r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
    <w:multiLevelType w:val="hybridMultilevel"/>
    <w:lvl w:ilvl="0">
      <w:start w:val="1"/>
      <w:numFmt w:val="upperRoman"/>
      <w:isLgl w:val="false"/>
      <w:suff w:val="tab"/>
      <w:lvlText w:val="%1."/>
      <w:lvlJc w:val="right"/>
      <w:pPr>
        <w:ind w:left="432" w:hanging="432"/>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720" w:hanging="720"/>
      </w:pPr>
    </w:lvl>
    <w:lvl w:ilvl="3">
      <w:start w:val="1"/>
      <w:numFmt w:val="decimal"/>
      <w:isLgl w:val="false"/>
      <w:suff w:val="tab"/>
      <w:lvlText w:val="%1.%2.%3.%4"/>
      <w:lvlJc w:val="left"/>
      <w:pPr>
        <w:ind w:left="864" w:hanging="864"/>
      </w:pPr>
    </w:lvl>
    <w:lvl w:ilvl="4">
      <w:start w:val="1"/>
      <w:numFmt w:val="decimal"/>
      <w:isLgl w:val="false"/>
      <w:suff w:val="tab"/>
      <w:lvlText w:val="%1.%2.%3.%4.%5"/>
      <w:lvlJc w:val="left"/>
      <w:pPr>
        <w:ind w:left="1008" w:hanging="1008"/>
      </w:pPr>
    </w:lvl>
    <w:lvl w:ilvl="5">
      <w:start w:val="1"/>
      <w:numFmt w:val="decimal"/>
      <w:isLgl w:val="false"/>
      <w:suff w:val="tab"/>
      <w:lvlText w:val="%1.%2.%3.%4.%5.%6"/>
      <w:lvlJc w:val="left"/>
      <w:pPr>
        <w:ind w:left="1152" w:hanging="1152"/>
      </w:pPr>
    </w:lvl>
    <w:lvl w:ilvl="6">
      <w:start w:val="1"/>
      <w:numFmt w:val="decimal"/>
      <w:isLgl w:val="false"/>
      <w:suff w:val="tab"/>
      <w:lvlText w:val="%1.%2.%3.%4.%5.%6.%7"/>
      <w:lvlJc w:val="left"/>
      <w:pPr>
        <w:ind w:left="1296" w:hanging="1296"/>
      </w:pPr>
    </w:lvl>
    <w:lvl w:ilvl="7">
      <w:start w:val="1"/>
      <w:numFmt w:val="decimal"/>
      <w:isLgl w:val="false"/>
      <w:suff w:val="tab"/>
      <w:lvlText w:val="%1.%2.%3.%4.%5.%6.%7.%8"/>
      <w:lvlJc w:val="left"/>
      <w:pPr>
        <w:ind w:left="1440" w:hanging="1440"/>
      </w:pPr>
    </w:lvl>
    <w:lvl w:ilvl="8">
      <w:start w:val="1"/>
      <w:numFmt w:val="decimal"/>
      <w:isLgl w:val="false"/>
      <w:suff w:val="tab"/>
      <w:lvlText w:val="%1.%2.%3.%4.%5.%6.%7.%8.%9"/>
      <w:lvlJc w:val="left"/>
      <w:pPr>
        <w:ind w:left="1584" w:hanging="1584"/>
      </w:pPr>
    </w:lvl>
  </w:abstractNum>
  <w:abstractNum w:abstractNumId="4">
    <w:multiLevelType w:val="hybridMultilevel"/>
    <w:lvl w:ilvl="0">
      <w:start w:val="1"/>
      <w:numFmt w:val="decimal"/>
      <w:pStyle w:val="1198"/>
      <w:isLgl w:val="false"/>
      <w:suff w:val="tab"/>
      <w:lvlText w:val="%1."/>
      <w:lvlJc w:val="left"/>
      <w:pPr>
        <w:ind w:left="1209" w:hanging="360"/>
        <w:tabs>
          <w:tab w:val="num" w:pos="1209"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rPr>
    </w:lvl>
    <w:lvl w:ilvl="8">
      <w:start w:val="1"/>
      <w:numFmt w:val="bullet"/>
      <w:isLgl w:val="false"/>
      <w:suff w:val="tab"/>
      <w:lvlText w:val=""/>
      <w:lvlJc w:val="left"/>
      <w:pPr>
        <w:ind w:left="6480" w:hanging="360"/>
      </w:pPr>
      <w:rPr>
        <w:rFonts w:hint="default" w:ascii="Wingdings" w:hAnsi="Wingdings"/>
      </w:rPr>
    </w:lvl>
  </w:abstractNum>
  <w:abstractNum w:abstractNumId="6">
    <w:multiLevelType w:val="hybridMultilevel"/>
    <w:lvl w:ilvl="0">
      <w:start w:val="1"/>
      <w:numFmt w:val="bullet"/>
      <w:pStyle w:val="1201"/>
      <w:isLgl w:val="false"/>
      <w:suff w:val="tab"/>
      <w:lvlText w:val=""/>
      <w:lvlJc w:val="left"/>
      <w:pPr>
        <w:ind w:left="1492" w:hanging="360"/>
        <w:tabs>
          <w:tab w:val="num" w:pos="1492"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7">
    <w:multiLevelType w:val="hybridMultilevel"/>
    <w:lvl w:ilvl="0">
      <w:start w:val="1"/>
      <w:numFmt w:val="decimal"/>
      <w:pStyle w:val="1200"/>
      <w:isLgl w:val="false"/>
      <w:suff w:val="tab"/>
      <w:lvlText w:val="%1."/>
      <w:lvlJc w:val="left"/>
      <w:pPr>
        <w:ind w:left="643" w:hanging="360"/>
        <w:tabs>
          <w:tab w:val="num" w:pos="643"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8">
    <w:multiLevelType w:val="hybridMultilevel"/>
    <w:lvl w:ilvl="0">
      <w:start w:val="1"/>
      <w:numFmt w:val="lowerLetter"/>
      <w:isLgl w:val="false"/>
      <w:suff w:val="tab"/>
      <w:lvlText w:val="%1)"/>
      <w:lvlJc w:val="left"/>
      <w:pPr>
        <w:ind w:left="720" w:hanging="360"/>
      </w:pPr>
      <w:rPr>
        <w:b/>
        <w:bCs/>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upperLetter"/>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11">
    <w:multiLevelType w:val="hybridMultilevel"/>
    <w:styleLink w:val="1065"/>
    <w:lvl w:ilvl="0">
      <w:start w:val="1"/>
      <w:numFmt w:val="decimal"/>
      <w:pStyle w:val="1065"/>
      <w:isLgl w:val="false"/>
      <w:suff w:val="tab"/>
      <w:lvlText w:val="%1"/>
      <w:lvlJc w:val="left"/>
      <w:pPr>
        <w:ind w:left="720" w:hanging="360"/>
      </w:pPr>
      <w:rPr>
        <w:rFonts w:hint="default" w:ascii="Times New Roman" w:hAnsi="Times New Roman"/>
        <w:color w:val="auto"/>
      </w:rPr>
    </w:lvl>
    <w:lvl w:ilvl="1">
      <w:start w:val="1"/>
      <w:numFmt w:val="bullet"/>
      <w:isLgl w:val="false"/>
      <w:suff w:val="tab"/>
      <w:lvlText w:val=""/>
      <w:lvlJc w:val="left"/>
      <w:pPr>
        <w:ind w:left="1440" w:hanging="360"/>
      </w:pPr>
      <w:rPr>
        <w:rFonts w:hint="default" w:ascii="Symbol" w:hAnsi="Symbol"/>
        <w:color w:val="auto"/>
      </w:rPr>
    </w:lvl>
    <w:lvl w:ilvl="2">
      <w:start w:val="1"/>
      <w:numFmt w:val="bullet"/>
      <w:isLgl w:val="false"/>
      <w:suff w:val="tab"/>
      <w:lvlText w:val=""/>
      <w:lvlJc w:val="left"/>
      <w:pPr>
        <w:ind w:left="2160" w:hanging="180"/>
      </w:pPr>
      <w:rPr>
        <w:rFonts w:hint="default" w:ascii="Symbol" w:hAnsi="Symbol"/>
        <w:color w:val="auto"/>
      </w:rPr>
    </w:lvl>
    <w:lvl w:ilvl="3">
      <w:start w:val="1"/>
      <w:numFmt w:val="bullet"/>
      <w:isLgl w:val="false"/>
      <w:suff w:val="tab"/>
      <w:lvlText w:val=""/>
      <w:lvlJc w:val="left"/>
      <w:pPr>
        <w:ind w:left="2880" w:hanging="360"/>
      </w:pPr>
      <w:rPr>
        <w:rFonts w:hint="default" w:ascii="Symbol" w:hAnsi="Symbol"/>
        <w:color w:val="auto"/>
      </w:r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3">
    <w:multiLevelType w:val="hybridMultilevel"/>
    <w:lvl w:ilvl="0">
      <w:start w:val="1"/>
      <w:numFmt w:val="decimal"/>
      <w:pStyle w:val="1197"/>
      <w:isLgl w:val="false"/>
      <w:suff w:val="tab"/>
      <w:lvlText w:val="%1."/>
      <w:lvlJc w:val="left"/>
      <w:pPr>
        <w:ind w:left="1492" w:hanging="360"/>
        <w:tabs>
          <w:tab w:val="num" w:pos="1492"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
    <w:multiLevelType w:val="hybridMultilevel"/>
    <w:lvl w:ilvl="0">
      <w:start w:val="1"/>
      <w:numFmt w:val="bullet"/>
      <w:pStyle w:val="1203"/>
      <w:isLgl w:val="false"/>
      <w:suff w:val="tab"/>
      <w:lvlText w:val=""/>
      <w:lvlJc w:val="left"/>
      <w:pPr>
        <w:ind w:left="926" w:hanging="360"/>
        <w:tabs>
          <w:tab w:val="num" w:pos="926"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
    <w:multiLevelType w:val="hybridMultilevel"/>
    <w:lvl w:ilvl="0">
      <w:start w:val="1"/>
      <w:numFmt w:val="bullet"/>
      <w:isLgl w:val="false"/>
      <w:suff w:val="tab"/>
      <w:lvlText w:val="›"/>
      <w:lvlJc w:val="left"/>
      <w:pPr>
        <w:ind w:left="720" w:hanging="360"/>
      </w:pPr>
      <w:rPr>
        <w:rFonts w:hint="default" w:ascii="Arial Narrow" w:hAnsi="Arial Narrow"/>
      </w:rPr>
    </w:lvl>
    <w:lvl w:ilvl="1">
      <w:start w:val="1"/>
      <w:numFmt w:val="bullet"/>
      <w:isLgl w:val="false"/>
      <w:suff w:val="tab"/>
      <w:lvlText w:val="o"/>
      <w:lvlJc w:val="left"/>
      <w:pPr>
        <w:ind w:left="1440" w:hanging="360"/>
      </w:pPr>
      <w:rPr>
        <w:rFonts w:hint="default" w:ascii="Courier New" w:hAnsi="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rPr>
    </w:lvl>
    <w:lvl w:ilvl="8">
      <w:start w:val="1"/>
      <w:numFmt w:val="bullet"/>
      <w:isLgl w:val="false"/>
      <w:suff w:val="tab"/>
      <w:lvlText w:val=""/>
      <w:lvlJc w:val="left"/>
      <w:pPr>
        <w:ind w:left="6480" w:hanging="360"/>
      </w:pPr>
      <w:rPr>
        <w:rFonts w:hint="default" w:ascii="Wingdings" w:hAnsi="Wingdings"/>
      </w:rPr>
    </w:lvl>
  </w:abstractNum>
  <w:abstractNum w:abstractNumId="16">
    <w:multiLevelType w:val="hybridMultilevel"/>
    <w:lvl w:ilvl="0">
      <w:start w:val="1"/>
      <w:numFmt w:val="bullet"/>
      <w:pStyle w:val="1202"/>
      <w:isLgl w:val="false"/>
      <w:suff w:val="tab"/>
      <w:lvlText w:val=""/>
      <w:lvlJc w:val="left"/>
      <w:pPr>
        <w:ind w:left="1209" w:hanging="360"/>
        <w:tabs>
          <w:tab w:val="num" w:pos="1209"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
    <w:multiLevelType w:val="hybridMultilevel"/>
    <w:lvl w:ilvl="0">
      <w:start w:val="1"/>
      <w:numFmt w:val="decimal"/>
      <w:pStyle w:val="1199"/>
      <w:isLgl w:val="false"/>
      <w:suff w:val="tab"/>
      <w:lvlText w:val="%1."/>
      <w:lvlJc w:val="left"/>
      <w:pPr>
        <w:ind w:left="926" w:hanging="360"/>
        <w:tabs>
          <w:tab w:val="num" w:pos="926"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8">
    <w:multiLevelType w:val="hybridMultilevel"/>
    <w:lvl w:ilvl="0">
      <w:start w:val="1"/>
      <w:numFmt w:val="bullet"/>
      <w:pStyle w:val="1210"/>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1"/>
      <w:numFmt w:val="decimal"/>
      <w:pStyle w:val="875"/>
      <w:isLgl w:val="false"/>
      <w:suff w:val="tab"/>
      <w:lvlText w:val="%1"/>
      <w:lvlJc w:val="left"/>
      <w:pPr>
        <w:ind w:left="432" w:hanging="432"/>
      </w:pPr>
    </w:lvl>
    <w:lvl w:ilvl="1">
      <w:start w:val="1"/>
      <w:numFmt w:val="decimal"/>
      <w:pStyle w:val="876"/>
      <w:isLgl w:val="false"/>
      <w:suff w:val="tab"/>
      <w:lvlText w:val="%1.%2"/>
      <w:lvlJc w:val="left"/>
      <w:pPr>
        <w:ind w:left="576" w:hanging="576"/>
      </w:pPr>
    </w:lvl>
    <w:lvl w:ilvl="2">
      <w:start w:val="1"/>
      <w:numFmt w:val="decimal"/>
      <w:pStyle w:val="877"/>
      <w:isLgl w:val="false"/>
      <w:suff w:val="tab"/>
      <w:lvlText w:val="%1.%2.%3"/>
      <w:lvlJc w:val="left"/>
      <w:pPr>
        <w:ind w:left="720" w:hanging="720"/>
      </w:pPr>
    </w:lvl>
    <w:lvl w:ilvl="3">
      <w:start w:val="1"/>
      <w:numFmt w:val="decimal"/>
      <w:pStyle w:val="878"/>
      <w:isLgl w:val="false"/>
      <w:suff w:val="tab"/>
      <w:lvlText w:val="%1.%2.%3.%4"/>
      <w:lvlJc w:val="left"/>
      <w:pPr>
        <w:ind w:left="864" w:hanging="864"/>
      </w:pPr>
    </w:lvl>
    <w:lvl w:ilvl="4">
      <w:start w:val="1"/>
      <w:numFmt w:val="decimal"/>
      <w:pStyle w:val="879"/>
      <w:isLgl w:val="false"/>
      <w:suff w:val="tab"/>
      <w:lvlText w:val="%1.%2.%3.%4.%5"/>
      <w:lvlJc w:val="left"/>
      <w:pPr>
        <w:ind w:left="1008" w:hanging="1008"/>
      </w:pPr>
    </w:lvl>
    <w:lvl w:ilvl="5">
      <w:start w:val="1"/>
      <w:numFmt w:val="decimal"/>
      <w:pStyle w:val="880"/>
      <w:isLgl w:val="false"/>
      <w:suff w:val="tab"/>
      <w:lvlText w:val="%1.%2.%3.%4.%5.%6"/>
      <w:lvlJc w:val="left"/>
      <w:pPr>
        <w:ind w:left="1152" w:hanging="1152"/>
      </w:pPr>
    </w:lvl>
    <w:lvl w:ilvl="6">
      <w:start w:val="1"/>
      <w:numFmt w:val="decimal"/>
      <w:pStyle w:val="881"/>
      <w:isLgl w:val="false"/>
      <w:suff w:val="tab"/>
      <w:lvlText w:val="%1.%2.%3.%4.%5.%6.%7"/>
      <w:lvlJc w:val="left"/>
      <w:pPr>
        <w:ind w:left="1296" w:hanging="1296"/>
      </w:pPr>
    </w:lvl>
    <w:lvl w:ilvl="7">
      <w:start w:val="1"/>
      <w:numFmt w:val="decimal"/>
      <w:pStyle w:val="882"/>
      <w:isLgl w:val="false"/>
      <w:suff w:val="tab"/>
      <w:lvlText w:val="%1.%2.%3.%4.%5.%6.%7.%8"/>
      <w:lvlJc w:val="left"/>
      <w:pPr>
        <w:ind w:left="1440" w:hanging="1440"/>
      </w:pPr>
    </w:lvl>
    <w:lvl w:ilvl="8">
      <w:start w:val="1"/>
      <w:numFmt w:val="decimal"/>
      <w:pStyle w:val="883"/>
      <w:isLgl w:val="false"/>
      <w:suff w:val="tab"/>
      <w:lvlText w:val="%1.%2.%3.%4.%5.%6.%7.%8.%9"/>
      <w:lvlJc w:val="left"/>
      <w:pPr>
        <w:ind w:left="1584" w:hanging="1584"/>
      </w:pPr>
    </w:lvl>
  </w:abstractNum>
  <w:abstractNum w:abstractNumId="20">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2">
    <w:multiLevelType w:val="hybridMultilevel"/>
    <w:styleLink w:val="1067"/>
    <w:lvl w:ilvl="0">
      <w:start w:val="1"/>
      <w:numFmt w:val="decimal"/>
      <w:pStyle w:val="1067"/>
      <w:isLgl w:val="false"/>
      <w:suff w:val="tab"/>
      <w:lvlText w:val="%1)"/>
      <w:lvlJc w:val="left"/>
      <w:pPr>
        <w:ind w:left="360" w:hanging="360"/>
      </w:pPr>
    </w:lvl>
    <w:lvl w:ilvl="1">
      <w:start w:val="1"/>
      <w:numFmt w:val="lowerLetter"/>
      <w:isLgl w:val="false"/>
      <w:suff w:val="tab"/>
      <w:lvlText w:val="%2)"/>
      <w:lvlJc w:val="left"/>
      <w:pPr>
        <w:ind w:left="720" w:hanging="360"/>
      </w:pPr>
    </w:lvl>
    <w:lvl w:ilvl="2">
      <w:start w:val="1"/>
      <w:numFmt w:val="bullet"/>
      <w:isLgl w:val="false"/>
      <w:suff w:val="tab"/>
      <w:lvlText w:val="&gt;"/>
      <w:lvlJc w:val="left"/>
      <w:pPr>
        <w:ind w:left="1080" w:hanging="360"/>
      </w:pPr>
      <w:rPr>
        <w:rFonts w:hint="default" w:ascii="Calibri" w:hAnsi="Calibri"/>
      </w:rPr>
    </w:lvl>
    <w:lvl w:ilvl="3">
      <w:start w:val="1"/>
      <w:numFmt w:val="decimal"/>
      <w:isLgl w:val="false"/>
      <w:suff w:val="tab"/>
      <w:lvlText w:val="(%4)"/>
      <w:lvlJc w:val="left"/>
      <w:pPr>
        <w:ind w:left="1440" w:hanging="360"/>
      </w:pPr>
    </w:lvl>
    <w:lvl w:ilvl="4">
      <w:start w:val="1"/>
      <w:numFmt w:val="lowerLetter"/>
      <w:isLgl w:val="false"/>
      <w:suff w:val="tab"/>
      <w:lvlText w:val="(%5)"/>
      <w:lvlJc w:val="left"/>
      <w:pPr>
        <w:ind w:left="1800" w:hanging="360"/>
      </w:pPr>
    </w:lvl>
    <w:lvl w:ilvl="5">
      <w:start w:val="1"/>
      <w:numFmt w:val="lowerRoman"/>
      <w:isLgl w:val="false"/>
      <w:suff w:val="tab"/>
      <w:lvlText w:val="(%6)"/>
      <w:lvlJc w:val="left"/>
      <w:pPr>
        <w:ind w:left="2160" w:hanging="360"/>
      </w:pPr>
    </w:lvl>
    <w:lvl w:ilvl="6">
      <w:start w:val="1"/>
      <w:numFmt w:val="decimal"/>
      <w:isLgl w:val="false"/>
      <w:suff w:val="tab"/>
      <w:lvlText w:val="%7."/>
      <w:lvlJc w:val="left"/>
      <w:pPr>
        <w:ind w:left="2520" w:hanging="360"/>
      </w:pPr>
    </w:lvl>
    <w:lvl w:ilvl="7">
      <w:start w:val="1"/>
      <w:numFmt w:val="lowerLetter"/>
      <w:isLgl w:val="false"/>
      <w:suff w:val="tab"/>
      <w:lvlText w:val="%8."/>
      <w:lvlJc w:val="left"/>
      <w:pPr>
        <w:ind w:left="2880" w:hanging="360"/>
      </w:pPr>
    </w:lvl>
    <w:lvl w:ilvl="8">
      <w:start w:val="1"/>
      <w:numFmt w:val="lowerRoman"/>
      <w:isLgl w:val="false"/>
      <w:suff w:val="tab"/>
      <w:lvlText w:val="%9."/>
      <w:lvlJc w:val="left"/>
      <w:pPr>
        <w:ind w:left="3240" w:hanging="360"/>
      </w:pPr>
    </w:lvl>
  </w:abstractNum>
  <w:num w:numId="1">
    <w:abstractNumId w:val="11"/>
  </w:num>
  <w:num w:numId="2">
    <w:abstractNumId w:val="22"/>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3"/>
  </w:num>
  <w:num w:numId="6">
    <w:abstractNumId w:val="15"/>
  </w:num>
  <w:num w:numId="7">
    <w:abstractNumId w:val="21"/>
  </w:num>
  <w:num w:numId="8">
    <w:abstractNumId w:val="5"/>
  </w:num>
  <w:num w:numId="9">
    <w:abstractNumId w:val="13"/>
  </w:num>
  <w:num w:numId="10">
    <w:abstractNumId w:val="4"/>
  </w:num>
  <w:num w:numId="11">
    <w:abstractNumId w:val="17"/>
  </w:num>
  <w:num w:numId="12">
    <w:abstractNumId w:val="7"/>
  </w:num>
  <w:num w:numId="13">
    <w:abstractNumId w:val="6"/>
  </w:num>
  <w:num w:numId="14">
    <w:abstractNumId w:val="16"/>
  </w:num>
  <w:num w:numId="15">
    <w:abstractNumId w:val="14"/>
  </w:num>
  <w:num w:numId="16">
    <w:abstractNumId w:val="1"/>
  </w:num>
  <w:num w:numId="17">
    <w:abstractNumId w:val="0"/>
  </w:num>
  <w:num w:numId="18">
    <w:abstractNumId w:val="18"/>
  </w:num>
  <w:num w:numId="19">
    <w:abstractNumId w:val="9"/>
  </w:num>
  <w:num w:numId="20">
    <w:abstractNumId w:val="2"/>
  </w:num>
  <w:num w:numId="21">
    <w:abstractNumId w:val="8"/>
  </w:num>
  <w:num w:numId="22">
    <w:abstractNumId w:val="10"/>
  </w:num>
  <w:num w:numId="23">
    <w:abstractNumId w:val="20"/>
  </w:num>
  <w:num w:numId="24">
    <w:abstractNumId w:val="20"/>
    <w:lvlOverride w:ilvl="0">
      <w:lvl w:ilvl="0">
        <w:start w:val="1"/>
        <w:numFmt w:val="lowerLetter"/>
        <w:isLgl w:val="false"/>
        <w:suff w:val="tab"/>
        <w:lvlText w:val="%1."/>
        <w:lvlJc w:val="left"/>
        <w:pPr/>
      </w:lvl>
    </w:lvlOverride>
  </w:num>
  <w:num w:numId="25">
    <w:abstractNumId w:val="20"/>
    <w:lvlOverride w:ilvl="0">
      <w:lvl w:ilvl="0">
        <w:start w:val="1"/>
        <w:numFmt w:val="lowerLetter"/>
        <w:isLgl w:val="false"/>
        <w:suff w:val="tab"/>
        <w:lvlText w:val="%1."/>
        <w:lvlJc w:val="left"/>
        <w:pPr/>
      </w:lvl>
    </w:lvlOverride>
  </w:num>
  <w:num w:numId="26">
    <w:abstractNumId w:val="20"/>
    <w:lvlOverride w:ilvl="0">
      <w:lvl w:ilvl="0">
        <w:start w:val="1"/>
        <w:numFmt w:val="lowerLetter"/>
        <w:isLgl w:val="false"/>
        <w:suff w:val="tab"/>
        <w:lvlText w:val="%1."/>
        <w:lvlJc w:val="left"/>
        <w:pPr/>
      </w:lvl>
    </w:lvlOverride>
  </w:num>
  <w:num w:numId="27">
    <w:abstractNumId w:val="20"/>
    <w:lvlOverride w:ilvl="0">
      <w:lvl w:ilvl="0">
        <w:start w:val="1"/>
        <w:numFmt w:val="lowerLetter"/>
        <w:isLgl w:val="false"/>
        <w:suff w:val="tab"/>
        <w:lvlText w:val="%1."/>
        <w:lvlJc w:val="left"/>
        <w:pPr/>
      </w:lvl>
    </w:lvlOverride>
  </w:num>
  <w:num w:numId="28">
    <w:abstractNumId w:val="20"/>
    <w:lvlOverride w:ilvl="0">
      <w:lvl w:ilvl="0">
        <w:start w:val="1"/>
        <w:numFmt w:val="lowerLetter"/>
        <w:isLgl w:val="false"/>
        <w:suff w:val="tab"/>
        <w:lvlText w:val="%1."/>
        <w:lvlJc w:val="left"/>
        <w:pPr/>
      </w:lvl>
    </w:lvlOverride>
  </w:num>
  <w:num w:numId="29">
    <w:abstractNumId w:val="20"/>
    <w:lvlOverride w:ilvl="0">
      <w:lvl w:ilvl="0">
        <w:start w:val="1"/>
        <w:numFmt w:val="lowerLetter"/>
        <w:isLgl w:val="false"/>
        <w:suff w:val="tab"/>
        <w:lvlText w:val="%1."/>
        <w:lvlJc w:val="left"/>
        <w:pPr/>
      </w:lvl>
    </w:lvlOverride>
  </w:num>
  <w:num w:numId="30">
    <w:abstractNumId w:val="20"/>
    <w:lvlOverride w:ilvl="0">
      <w:lvl w:ilvl="0">
        <w:start w:val="1"/>
        <w:numFmt w:val="lowerLetter"/>
        <w:isLgl w:val="false"/>
        <w:suff w:val="tab"/>
        <w:lvlText w:val="%1."/>
        <w:lvlJc w:val="left"/>
        <w:pPr/>
      </w:lvl>
    </w:lvlOverride>
  </w:num>
  <w:num w:numId="31">
    <w:abstractNumId w:val="20"/>
    <w:lvlOverride w:ilvl="0">
      <w:lvl w:ilvl="0">
        <w:start w:val="1"/>
        <w:numFmt w:val="lowerLetter"/>
        <w:isLgl w:val="false"/>
        <w:suff w:val="tab"/>
        <w:lvlText w:val="%1."/>
        <w:lvlJc w:val="left"/>
        <w:pPr/>
      </w:lvl>
    </w:lvlOverride>
  </w:num>
  <w:num w:numId="32">
    <w:abstractNumId w:val="12"/>
    <w:lvlOverride w:ilvl="0">
      <w:lvl w:ilvl="0">
        <w:start w:val="1"/>
        <w:numFmt w:val="decimal"/>
        <w:isLgl w:val="false"/>
        <w:suff w:val="tab"/>
        <w:lvlText w:val="%1."/>
        <w:lvlJc w:val="left"/>
        <w:pPr/>
      </w:lvl>
    </w:lvlOverride>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1"/>
        <w:szCs w:val="21"/>
        <w:lang w:val="de-DE" w:eastAsia="en-US" w:bidi="ar-SA"/>
      </w:rPr>
    </w:rPrDefault>
    <w:pPrDefault>
      <w:pPr>
        <w:spacing w:before="0" w:beforeAutospacing="0" w:after="120" w:afterAutospacing="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74" w:default="1">
    <w:name w:val="Normal"/>
    <w:qFormat/>
    <w:pPr>
      <w:jc w:val="both"/>
      <w:spacing w:before="240" w:line="360" w:lineRule="auto"/>
    </w:pPr>
    <w:rPr>
      <w:rFonts w:ascii="Arial Narrow" w:hAnsi="Arial Narrow"/>
      <w:color w:val="000000" w:themeColor="text1"/>
      <w:sz w:val="22"/>
    </w:rPr>
  </w:style>
  <w:style w:type="paragraph" w:styleId="875">
    <w:name w:val="Heading 1"/>
    <w:basedOn w:val="874"/>
    <w:next w:val="874"/>
    <w:link w:val="1038"/>
    <w:uiPriority w:val="9"/>
    <w:qFormat/>
    <w:pPr>
      <w:numPr>
        <w:ilvl w:val="0"/>
        <w:numId w:val="4"/>
      </w:numPr>
      <w:keepLines/>
      <w:keepNext/>
      <w:spacing w:before="400" w:after="40"/>
      <w:outlineLvl w:val="0"/>
    </w:pPr>
    <w:rPr>
      <w:rFonts w:eastAsiaTheme="majorEastAsia" w:cstheme="majorBidi"/>
      <w:sz w:val="36"/>
      <w:szCs w:val="36"/>
    </w:rPr>
  </w:style>
  <w:style w:type="paragraph" w:styleId="876">
    <w:name w:val="Heading 2"/>
    <w:basedOn w:val="874"/>
    <w:next w:val="874"/>
    <w:link w:val="1039"/>
    <w:uiPriority w:val="9"/>
    <w:unhideWhenUsed/>
    <w:qFormat/>
    <w:pPr>
      <w:numPr>
        <w:ilvl w:val="1"/>
        <w:numId w:val="4"/>
      </w:numPr>
      <w:keepLines/>
      <w:keepNext/>
      <w:spacing w:before="160" w:after="0"/>
      <w:outlineLvl w:val="1"/>
    </w:pPr>
    <w:rPr>
      <w:rFonts w:eastAsiaTheme="majorEastAsia" w:cstheme="majorBidi"/>
      <w:sz w:val="28"/>
      <w:szCs w:val="28"/>
    </w:rPr>
  </w:style>
  <w:style w:type="paragraph" w:styleId="877">
    <w:name w:val="Heading 3"/>
    <w:basedOn w:val="874"/>
    <w:next w:val="874"/>
    <w:link w:val="1040"/>
    <w:uiPriority w:val="9"/>
    <w:unhideWhenUsed/>
    <w:qFormat/>
    <w:pPr>
      <w:numPr>
        <w:ilvl w:val="2"/>
        <w:numId w:val="4"/>
      </w:numPr>
      <w:keepLines/>
      <w:keepNext/>
      <w:spacing w:before="80" w:after="0"/>
      <w:outlineLvl w:val="2"/>
    </w:pPr>
    <w:rPr>
      <w:rFonts w:eastAsiaTheme="majorEastAsia" w:cstheme="majorBidi"/>
      <w:color w:val="auto"/>
      <w:sz w:val="26"/>
      <w:szCs w:val="26"/>
    </w:rPr>
  </w:style>
  <w:style w:type="paragraph" w:styleId="878">
    <w:name w:val="Heading 4"/>
    <w:basedOn w:val="874"/>
    <w:next w:val="874"/>
    <w:link w:val="1041"/>
    <w:uiPriority w:val="9"/>
    <w:semiHidden/>
    <w:unhideWhenUsed/>
    <w:qFormat/>
    <w:pPr>
      <w:numPr>
        <w:ilvl w:val="3"/>
        <w:numId w:val="4"/>
      </w:numPr>
      <w:keepLines/>
      <w:keepNext/>
      <w:spacing w:before="80" w:after="0"/>
      <w:outlineLvl w:val="3"/>
    </w:pPr>
    <w:rPr>
      <w:rFonts w:eastAsiaTheme="majorEastAsia" w:cstheme="majorBidi"/>
      <w:color w:val="auto"/>
      <w:sz w:val="24"/>
      <w:szCs w:val="24"/>
    </w:rPr>
  </w:style>
  <w:style w:type="paragraph" w:styleId="879">
    <w:name w:val="Heading 5"/>
    <w:basedOn w:val="874"/>
    <w:next w:val="874"/>
    <w:link w:val="1042"/>
    <w:uiPriority w:val="9"/>
    <w:semiHidden/>
    <w:unhideWhenUsed/>
    <w:qFormat/>
    <w:pPr>
      <w:numPr>
        <w:ilvl w:val="4"/>
        <w:numId w:val="4"/>
      </w:numPr>
      <w:keepLines/>
      <w:keepNext/>
      <w:spacing w:before="80" w:after="0"/>
      <w:outlineLvl w:val="4"/>
    </w:pPr>
    <w:rPr>
      <w:rFonts w:asciiTheme="majorHAnsi" w:hAnsiTheme="majorHAnsi" w:eastAsiaTheme="majorEastAsia" w:cstheme="majorBidi"/>
      <w:i/>
      <w:iCs/>
      <w:szCs w:val="22"/>
    </w:rPr>
  </w:style>
  <w:style w:type="paragraph" w:styleId="880">
    <w:name w:val="Heading 6"/>
    <w:basedOn w:val="874"/>
    <w:next w:val="874"/>
    <w:link w:val="1043"/>
    <w:uiPriority w:val="9"/>
    <w:semiHidden/>
    <w:unhideWhenUsed/>
    <w:qFormat/>
    <w:pPr>
      <w:numPr>
        <w:ilvl w:val="5"/>
        <w:numId w:val="4"/>
      </w:numPr>
      <w:keepLines/>
      <w:keepNext/>
      <w:spacing w:before="80" w:after="0"/>
      <w:outlineLvl w:val="5"/>
    </w:pPr>
    <w:rPr>
      <w:rFonts w:asciiTheme="majorHAnsi" w:hAnsiTheme="majorHAnsi" w:eastAsiaTheme="majorEastAsia" w:cstheme="majorBidi"/>
      <w:color w:val="595959" w:themeColor="text1" w:themeTint="A6"/>
    </w:rPr>
  </w:style>
  <w:style w:type="paragraph" w:styleId="881">
    <w:name w:val="Heading 7"/>
    <w:basedOn w:val="874"/>
    <w:next w:val="874"/>
    <w:link w:val="1044"/>
    <w:uiPriority w:val="9"/>
    <w:semiHidden/>
    <w:unhideWhenUsed/>
    <w:qFormat/>
    <w:pPr>
      <w:numPr>
        <w:ilvl w:val="6"/>
        <w:numId w:val="4"/>
      </w:numPr>
      <w:keepLines/>
      <w:keepNext/>
      <w:spacing w:before="80" w:after="0"/>
      <w:outlineLvl w:val="6"/>
    </w:pPr>
    <w:rPr>
      <w:rFonts w:asciiTheme="majorHAnsi" w:hAnsiTheme="majorHAnsi" w:eastAsiaTheme="majorEastAsia" w:cstheme="majorBidi"/>
      <w:i/>
      <w:iCs/>
      <w:color w:val="595959" w:themeColor="text1" w:themeTint="A6"/>
    </w:rPr>
  </w:style>
  <w:style w:type="paragraph" w:styleId="882">
    <w:name w:val="Heading 8"/>
    <w:basedOn w:val="874"/>
    <w:next w:val="874"/>
    <w:link w:val="1045"/>
    <w:uiPriority w:val="9"/>
    <w:semiHidden/>
    <w:unhideWhenUsed/>
    <w:qFormat/>
    <w:pPr>
      <w:numPr>
        <w:ilvl w:val="7"/>
        <w:numId w:val="4"/>
      </w:numPr>
      <w:keepLines/>
      <w:keepNext/>
      <w:spacing w:before="80" w:after="0"/>
      <w:outlineLvl w:val="7"/>
    </w:pPr>
    <w:rPr>
      <w:rFonts w:asciiTheme="majorHAnsi" w:hAnsiTheme="majorHAnsi" w:eastAsiaTheme="majorEastAsia" w:cstheme="majorBidi"/>
      <w:smallCaps/>
      <w:color w:val="595959" w:themeColor="text1" w:themeTint="A6"/>
    </w:rPr>
  </w:style>
  <w:style w:type="paragraph" w:styleId="883">
    <w:name w:val="Heading 9"/>
    <w:basedOn w:val="874"/>
    <w:next w:val="874"/>
    <w:link w:val="1046"/>
    <w:uiPriority w:val="9"/>
    <w:semiHidden/>
    <w:unhideWhenUsed/>
    <w:qFormat/>
    <w:pPr>
      <w:numPr>
        <w:ilvl w:val="8"/>
        <w:numId w:val="4"/>
      </w:numPr>
      <w:keepLines/>
      <w:keepNext/>
      <w:spacing w:before="80" w:after="0"/>
      <w:outlineLvl w:val="8"/>
    </w:pPr>
    <w:rPr>
      <w:rFonts w:asciiTheme="majorHAnsi" w:hAnsiTheme="majorHAnsi" w:eastAsiaTheme="majorEastAsia" w:cstheme="majorBidi"/>
      <w:i/>
      <w:iCs/>
      <w:smallCaps/>
      <w:color w:val="595959" w:themeColor="text1" w:themeTint="A6"/>
    </w:rPr>
  </w:style>
  <w:style w:type="character" w:styleId="884" w:default="1">
    <w:name w:val="Default Paragraph Font"/>
    <w:uiPriority w:val="1"/>
    <w:semiHidden/>
    <w:unhideWhenUsed/>
  </w:style>
  <w:style w:type="table" w:styleId="885" w:default="1">
    <w:name w:val="Normal Table"/>
    <w:uiPriority w:val="99"/>
    <w:semiHidden/>
    <w:unhideWhenUsed/>
    <w:tblPr>
      <w:tblInd w:w="0" w:type="dxa"/>
      <w:tblCellMar>
        <w:left w:w="108" w:type="dxa"/>
        <w:top w:w="0" w:type="dxa"/>
        <w:right w:w="108" w:type="dxa"/>
        <w:bottom w:w="0" w:type="dxa"/>
      </w:tblCellMar>
    </w:tblPr>
  </w:style>
  <w:style w:type="numbering" w:styleId="886" w:default="1">
    <w:name w:val="No List"/>
    <w:uiPriority w:val="99"/>
    <w:semiHidden/>
    <w:unhideWhenUsed/>
  </w:style>
  <w:style w:type="character" w:styleId="887" w:customStyle="1">
    <w:name w:val="Footnote Text Char"/>
    <w:uiPriority w:val="99"/>
    <w:rPr>
      <w:sz w:val="18"/>
    </w:rPr>
  </w:style>
  <w:style w:type="character" w:styleId="888" w:customStyle="1">
    <w:name w:val="Endnote Text Char"/>
    <w:uiPriority w:val="99"/>
    <w:rPr>
      <w:sz w:val="20"/>
    </w:rPr>
  </w:style>
  <w:style w:type="character" w:styleId="889" w:customStyle="1">
    <w:name w:val="Heading 1 Char"/>
    <w:basedOn w:val="884"/>
    <w:uiPriority w:val="9"/>
    <w:rPr>
      <w:rFonts w:ascii="Arial" w:hAnsi="Arial" w:eastAsia="Arial" w:cs="Arial"/>
      <w:sz w:val="40"/>
      <w:szCs w:val="40"/>
    </w:rPr>
  </w:style>
  <w:style w:type="character" w:styleId="890" w:customStyle="1">
    <w:name w:val="Heading 2 Char"/>
    <w:basedOn w:val="884"/>
    <w:uiPriority w:val="9"/>
    <w:rPr>
      <w:rFonts w:ascii="Arial" w:hAnsi="Arial" w:eastAsia="Arial" w:cs="Arial"/>
      <w:sz w:val="34"/>
    </w:rPr>
  </w:style>
  <w:style w:type="character" w:styleId="891" w:customStyle="1">
    <w:name w:val="Heading 3 Char"/>
    <w:basedOn w:val="884"/>
    <w:uiPriority w:val="9"/>
    <w:rPr>
      <w:rFonts w:ascii="Arial" w:hAnsi="Arial" w:eastAsia="Arial" w:cs="Arial"/>
      <w:sz w:val="30"/>
      <w:szCs w:val="30"/>
    </w:rPr>
  </w:style>
  <w:style w:type="character" w:styleId="892" w:customStyle="1">
    <w:name w:val="Heading 4 Char"/>
    <w:basedOn w:val="884"/>
    <w:uiPriority w:val="9"/>
    <w:rPr>
      <w:rFonts w:ascii="Arial" w:hAnsi="Arial" w:eastAsia="Arial" w:cs="Arial"/>
      <w:b/>
      <w:bCs/>
      <w:sz w:val="26"/>
      <w:szCs w:val="26"/>
    </w:rPr>
  </w:style>
  <w:style w:type="character" w:styleId="893" w:customStyle="1">
    <w:name w:val="Heading 5 Char"/>
    <w:basedOn w:val="884"/>
    <w:uiPriority w:val="9"/>
    <w:rPr>
      <w:rFonts w:ascii="Arial" w:hAnsi="Arial" w:eastAsia="Arial" w:cs="Arial"/>
      <w:b/>
      <w:bCs/>
      <w:sz w:val="24"/>
      <w:szCs w:val="24"/>
    </w:rPr>
  </w:style>
  <w:style w:type="character" w:styleId="894" w:customStyle="1">
    <w:name w:val="Heading 6 Char"/>
    <w:basedOn w:val="884"/>
    <w:uiPriority w:val="9"/>
    <w:rPr>
      <w:rFonts w:ascii="Arial" w:hAnsi="Arial" w:eastAsia="Arial" w:cs="Arial"/>
      <w:b/>
      <w:bCs/>
      <w:sz w:val="22"/>
      <w:szCs w:val="22"/>
    </w:rPr>
  </w:style>
  <w:style w:type="character" w:styleId="895" w:customStyle="1">
    <w:name w:val="Heading 7 Char"/>
    <w:basedOn w:val="884"/>
    <w:uiPriority w:val="9"/>
    <w:rPr>
      <w:rFonts w:ascii="Arial" w:hAnsi="Arial" w:eastAsia="Arial" w:cs="Arial"/>
      <w:b/>
      <w:bCs/>
      <w:i/>
      <w:iCs/>
      <w:sz w:val="22"/>
      <w:szCs w:val="22"/>
    </w:rPr>
  </w:style>
  <w:style w:type="character" w:styleId="896" w:customStyle="1">
    <w:name w:val="Heading 8 Char"/>
    <w:basedOn w:val="884"/>
    <w:uiPriority w:val="9"/>
    <w:rPr>
      <w:rFonts w:ascii="Arial" w:hAnsi="Arial" w:eastAsia="Arial" w:cs="Arial"/>
      <w:i/>
      <w:iCs/>
      <w:sz w:val="22"/>
      <w:szCs w:val="22"/>
    </w:rPr>
  </w:style>
  <w:style w:type="character" w:styleId="897" w:customStyle="1">
    <w:name w:val="Heading 9 Char"/>
    <w:basedOn w:val="884"/>
    <w:uiPriority w:val="9"/>
    <w:rPr>
      <w:rFonts w:ascii="Arial" w:hAnsi="Arial" w:eastAsia="Arial" w:cs="Arial"/>
      <w:i/>
      <w:iCs/>
      <w:sz w:val="21"/>
      <w:szCs w:val="21"/>
    </w:rPr>
  </w:style>
  <w:style w:type="character" w:styleId="898" w:customStyle="1">
    <w:name w:val="Title Char"/>
    <w:basedOn w:val="884"/>
    <w:uiPriority w:val="10"/>
    <w:rPr>
      <w:sz w:val="48"/>
      <w:szCs w:val="48"/>
    </w:rPr>
  </w:style>
  <w:style w:type="character" w:styleId="899" w:customStyle="1">
    <w:name w:val="Subtitle Char"/>
    <w:basedOn w:val="884"/>
    <w:uiPriority w:val="11"/>
    <w:rPr>
      <w:sz w:val="24"/>
      <w:szCs w:val="24"/>
    </w:rPr>
  </w:style>
  <w:style w:type="character" w:styleId="900" w:customStyle="1">
    <w:name w:val="Quote Char"/>
    <w:uiPriority w:val="29"/>
    <w:rPr>
      <w:i/>
    </w:rPr>
  </w:style>
  <w:style w:type="character" w:styleId="901" w:customStyle="1">
    <w:name w:val="Intense Quote Char"/>
    <w:uiPriority w:val="30"/>
    <w:rPr>
      <w:i/>
    </w:rPr>
  </w:style>
  <w:style w:type="character" w:styleId="902" w:customStyle="1">
    <w:name w:val="Header Char"/>
    <w:basedOn w:val="884"/>
    <w:uiPriority w:val="99"/>
  </w:style>
  <w:style w:type="character" w:styleId="903" w:customStyle="1">
    <w:name w:val="Footer Char"/>
    <w:basedOn w:val="884"/>
    <w:uiPriority w:val="99"/>
  </w:style>
  <w:style w:type="character" w:styleId="904" w:customStyle="1">
    <w:name w:val="Caption Char"/>
    <w:uiPriority w:val="99"/>
  </w:style>
  <w:style w:type="table" w:styleId="905" w:customStyle="1">
    <w:name w:val="Table Grid Light"/>
    <w:basedOn w:val="885"/>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906">
    <w:name w:val="Plain Table 5"/>
    <w:basedOn w:val="885"/>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07">
    <w:name w:val="Grid Table 1 Light"/>
    <w:basedOn w:val="885"/>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908" w:customStyle="1">
    <w:name w:val="Grid Table 1 Light - Accent 1"/>
    <w:basedOn w:val="885"/>
    <w:uiPriority w:val="99"/>
    <w:pPr>
      <w:spacing w:after="0" w:line="240" w:lineRule="auto"/>
    </w:pPr>
    <w:tblPr>
      <w:tblStyleRowBandSize w:val="1"/>
      <w:tblStyleColBandSize w:val="1"/>
      <w:tbl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insideH w:val="single" w:color="F1F1F1" w:themeColor="accent1" w:themeTint="67" w:sz="4" w:space="0"/>
        <w:insideV w:val="single" w:color="F1F1F1" w:themeColor="accent1" w:themeTint="67" w:sz="4" w:space="0"/>
      </w:tblBorders>
    </w:tblPr>
    <w:tblStylePr w:type="band1Horz">
      <w:rPr>
        <w:rFonts w:ascii="Arial" w:hAnsi="Arial"/>
        <w:color w:val="404040"/>
        <w:sz w:val="22"/>
      </w:rPr>
      <w:tcPr>
        <w:tc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tcBorders>
      </w:tcPr>
    </w:tblStylePr>
    <w:tblStylePr w:type="firstCol">
      <w:rPr>
        <w:b/>
        <w:color w:val="404040"/>
      </w:rPr>
    </w:tblStylePr>
    <w:tblStylePr w:type="firstRow">
      <w:rPr>
        <w:b/>
        <w:color w:val="404040"/>
      </w:rPr>
      <w:tcPr>
        <w:tcBorders>
          <w:bottom w:val="single" w:color="EBEBEB" w:themeColor="accent1" w:themeTint="95" w:sz="12" w:space="0"/>
        </w:tcBorders>
      </w:tcPr>
    </w:tblStylePr>
    <w:tblStylePr w:type="lastCol">
      <w:rPr>
        <w:b/>
        <w:color w:val="404040"/>
      </w:rPr>
    </w:tblStylePr>
    <w:tblStylePr w:type="lastRow">
      <w:rPr>
        <w:b/>
        <w:color w:val="404040"/>
      </w:rPr>
    </w:tblStylePr>
  </w:style>
  <w:style w:type="table" w:styleId="909" w:customStyle="1">
    <w:name w:val="Grid Table 1 Light - Accent 2"/>
    <w:basedOn w:val="885"/>
    <w:uiPriority w:val="99"/>
    <w:pPr>
      <w:spacing w:after="0" w:line="240" w:lineRule="auto"/>
    </w:pPr>
    <w:tblPr>
      <w:tblStyleRowBandSize w:val="1"/>
      <w:tblStyleColBandSize w:val="1"/>
      <w:tbl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insideH w:val="single" w:color="DFDFDF" w:themeColor="accent2" w:themeTint="67" w:sz="4" w:space="0"/>
        <w:insideV w:val="single" w:color="DFDFDF" w:themeColor="accent2" w:themeTint="67" w:sz="4" w:space="0"/>
      </w:tblBorders>
    </w:tblPr>
    <w:tblStylePr w:type="band1Horz">
      <w:rPr>
        <w:rFonts w:ascii="Arial" w:hAnsi="Arial"/>
        <w:color w:val="404040"/>
        <w:sz w:val="22"/>
      </w:rPr>
      <w:tcPr>
        <w:tc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tcBorders>
      </w:tcPr>
    </w:tblStylePr>
    <w:tblStylePr w:type="firstCol">
      <w:rPr>
        <w:b/>
        <w:color w:val="404040"/>
      </w:rPr>
    </w:tblStylePr>
    <w:tblStylePr w:type="firstRow">
      <w:rPr>
        <w:b/>
        <w:color w:val="404040"/>
      </w:rPr>
      <w:tcPr>
        <w:tcBorders>
          <w:bottom w:val="single" w:color="D2D2D2" w:themeColor="accent2" w:themeTint="95" w:sz="12" w:space="0"/>
        </w:tcBorders>
      </w:tcPr>
    </w:tblStylePr>
    <w:tblStylePr w:type="lastCol">
      <w:rPr>
        <w:b/>
        <w:color w:val="404040"/>
      </w:rPr>
    </w:tblStylePr>
    <w:tblStylePr w:type="lastRow">
      <w:rPr>
        <w:b/>
        <w:color w:val="404040"/>
      </w:rPr>
    </w:tblStylePr>
  </w:style>
  <w:style w:type="table" w:styleId="910" w:customStyle="1">
    <w:name w:val="Grid Table 1 Light - Accent 3"/>
    <w:basedOn w:val="885"/>
    <w:uiPriority w:val="99"/>
    <w:pPr>
      <w:spacing w:after="0" w:line="240" w:lineRule="auto"/>
    </w:pPr>
    <w:tblPr>
      <w:tblStyleRowBandSize w:val="1"/>
      <w:tblStyleColBandSize w:val="1"/>
      <w:tbl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insideH w:val="single" w:color="D4D4D4" w:themeColor="accent3" w:themeTint="67" w:sz="4" w:space="0"/>
        <w:insideV w:val="single" w:color="D4D4D4" w:themeColor="accent3" w:themeTint="67" w:sz="4" w:space="0"/>
      </w:tblBorders>
    </w:tblPr>
    <w:tblStylePr w:type="band1Horz">
      <w:rPr>
        <w:rFonts w:ascii="Arial" w:hAnsi="Arial"/>
        <w:color w:val="404040"/>
        <w:sz w:val="22"/>
      </w:rPr>
      <w:tcPr>
        <w:tc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tcBorders>
      </w:tcPr>
    </w:tblStylePr>
    <w:tblStylePr w:type="firstCol">
      <w:rPr>
        <w:b/>
        <w:color w:val="404040"/>
      </w:rPr>
    </w:tblStylePr>
    <w:tblStylePr w:type="firstRow">
      <w:rPr>
        <w:b/>
        <w:color w:val="404040"/>
      </w:rPr>
      <w:tcPr>
        <w:tcBorders>
          <w:bottom w:val="single" w:color="C1C1C1" w:themeColor="accent3" w:themeTint="95" w:sz="12" w:space="0"/>
        </w:tcBorders>
      </w:tcPr>
    </w:tblStylePr>
    <w:tblStylePr w:type="lastCol">
      <w:rPr>
        <w:b/>
        <w:color w:val="404040"/>
      </w:rPr>
    </w:tblStylePr>
    <w:tblStylePr w:type="lastRow">
      <w:rPr>
        <w:b/>
        <w:color w:val="404040"/>
      </w:rPr>
    </w:tblStylePr>
  </w:style>
  <w:style w:type="table" w:styleId="911" w:customStyle="1">
    <w:name w:val="Grid Table 1 Light - Accent 4"/>
    <w:basedOn w:val="885"/>
    <w:uiPriority w:val="99"/>
    <w:pPr>
      <w:spacing w:after="0" w:line="240" w:lineRule="auto"/>
    </w:pPr>
    <w:tblPr>
      <w:tblStyleRowBandSize w:val="1"/>
      <w:tblStyleColBandSize w:val="1"/>
      <w:tbl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insideH w:val="single" w:color="CBCBCB" w:themeColor="accent4" w:themeTint="67" w:sz="4" w:space="0"/>
        <w:insideV w:val="single" w:color="CBCBCB" w:themeColor="accent4" w:themeTint="67" w:sz="4" w:space="0"/>
      </w:tblBorders>
    </w:tblPr>
    <w:tblStylePr w:type="band1Horz">
      <w:rPr>
        <w:rFonts w:ascii="Arial" w:hAnsi="Arial"/>
        <w:color w:val="404040"/>
        <w:sz w:val="22"/>
      </w:rPr>
      <w:tcPr>
        <w:tc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tcBorders>
      </w:tcPr>
    </w:tblStylePr>
    <w:tblStylePr w:type="firstCol">
      <w:rPr>
        <w:b/>
        <w:color w:val="404040"/>
      </w:rPr>
    </w:tblStylePr>
    <w:tblStylePr w:type="firstRow">
      <w:rPr>
        <w:b/>
        <w:color w:val="404040"/>
      </w:rPr>
      <w:tcPr>
        <w:tcBorders>
          <w:bottom w:val="single" w:color="B4B4B4" w:themeColor="accent4" w:themeTint="95" w:sz="12" w:space="0"/>
        </w:tcBorders>
      </w:tcPr>
    </w:tblStylePr>
    <w:tblStylePr w:type="lastCol">
      <w:rPr>
        <w:b/>
        <w:color w:val="404040"/>
      </w:rPr>
    </w:tblStylePr>
    <w:tblStylePr w:type="lastRow">
      <w:rPr>
        <w:b/>
        <w:color w:val="404040"/>
      </w:rPr>
    </w:tblStylePr>
  </w:style>
  <w:style w:type="table" w:styleId="912" w:customStyle="1">
    <w:name w:val="Grid Table 1 Light - Accent 5"/>
    <w:basedOn w:val="885"/>
    <w:uiPriority w:val="99"/>
    <w:pPr>
      <w:spacing w:after="0" w:line="240" w:lineRule="auto"/>
    </w:pPr>
    <w:tblPr>
      <w:tblStyleRowBandSize w:val="1"/>
      <w:tblStyleColBandSize w:val="1"/>
      <w:tbl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insideH w:val="single" w:color="BEBEBE" w:themeColor="accent5" w:themeTint="67" w:sz="4" w:space="0"/>
        <w:insideV w:val="single" w:color="BEBEBE" w:themeColor="accent5" w:themeTint="67" w:sz="4" w:space="0"/>
      </w:tblBorders>
    </w:tblPr>
    <w:tblStylePr w:type="band1Horz">
      <w:rPr>
        <w:rFonts w:ascii="Arial" w:hAnsi="Arial"/>
        <w:color w:val="404040"/>
        <w:sz w:val="22"/>
      </w:rPr>
      <w:tcPr>
        <w:tc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tcBorders>
      </w:tcPr>
    </w:tblStylePr>
    <w:tblStylePr w:type="firstCol">
      <w:rPr>
        <w:b/>
        <w:color w:val="404040"/>
      </w:rPr>
    </w:tblStylePr>
    <w:tblStylePr w:type="firstRow">
      <w:rPr>
        <w:b/>
        <w:color w:val="404040"/>
      </w:rPr>
      <w:tcPr>
        <w:tcBorders>
          <w:bottom w:val="single" w:color="A1A1A1" w:themeColor="accent5" w:themeTint="95" w:sz="12" w:space="0"/>
        </w:tcBorders>
      </w:tcPr>
    </w:tblStylePr>
    <w:tblStylePr w:type="lastCol">
      <w:rPr>
        <w:b/>
        <w:color w:val="404040"/>
      </w:rPr>
    </w:tblStylePr>
    <w:tblStylePr w:type="lastRow">
      <w:rPr>
        <w:b/>
        <w:color w:val="404040"/>
      </w:rPr>
    </w:tblStylePr>
  </w:style>
  <w:style w:type="table" w:styleId="913" w:customStyle="1">
    <w:name w:val="Grid Table 1 Light - Accent 6"/>
    <w:basedOn w:val="885"/>
    <w:uiPriority w:val="99"/>
    <w:pPr>
      <w:spacing w:after="0" w:line="240" w:lineRule="auto"/>
    </w:pPr>
    <w:tblPr>
      <w:tblStyleRowBandSize w:val="1"/>
      <w:tblStyleColBandSize w:val="1"/>
      <w:tbl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insideH w:val="single" w:color="B7B7B7" w:themeColor="accent6" w:themeTint="67" w:sz="4" w:space="0"/>
        <w:insideV w:val="single" w:color="B7B7B7" w:themeColor="accent6" w:themeTint="67" w:sz="4" w:space="0"/>
      </w:tblBorders>
    </w:tblPr>
    <w:tblStylePr w:type="band1Horz">
      <w:rPr>
        <w:rFonts w:ascii="Arial" w:hAnsi="Arial"/>
        <w:color w:val="404040"/>
        <w:sz w:val="22"/>
      </w:rPr>
      <w:tcPr>
        <w:tc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tcBorders>
      </w:tcPr>
    </w:tblStylePr>
    <w:tblStylePr w:type="firstCol">
      <w:rPr>
        <w:b/>
        <w:color w:val="404040"/>
      </w:rPr>
    </w:tblStylePr>
    <w:tblStylePr w:type="firstRow">
      <w:rPr>
        <w:b/>
        <w:color w:val="404040"/>
      </w:rPr>
      <w:tcPr>
        <w:tcBorders>
          <w:bottom w:val="single" w:color="969696" w:themeColor="accent6" w:themeTint="95" w:sz="12" w:space="0"/>
        </w:tcBorders>
      </w:tcPr>
    </w:tblStylePr>
    <w:tblStylePr w:type="lastCol">
      <w:rPr>
        <w:b/>
        <w:color w:val="404040"/>
      </w:rPr>
    </w:tblStylePr>
    <w:tblStylePr w:type="lastRow">
      <w:rPr>
        <w:b/>
        <w:color w:val="404040"/>
      </w:rPr>
    </w:tblStylePr>
  </w:style>
  <w:style w:type="table" w:styleId="914">
    <w:name w:val="Grid Table 2"/>
    <w:basedOn w:val="885"/>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915" w:customStyle="1">
    <w:name w:val="Grid Table 2 - Accent 1"/>
    <w:basedOn w:val="885"/>
    <w:uiPriority w:val="99"/>
    <w:pPr>
      <w:spacing w:after="0" w:line="240" w:lineRule="auto"/>
    </w:pPr>
    <w:tblPr>
      <w:tblStyleRowBandSize w:val="1"/>
      <w:tblStyleColBandSize w:val="1"/>
      <w:tblBorders>
        <w:bottom w:val="single" w:color="DFDFDF" w:themeColor="accent1" w:themeTint="EA" w:sz="4" w:space="0"/>
        <w:insideH w:val="single" w:color="DFDFDF" w:themeColor="accent1" w:themeTint="EA" w:sz="4" w:space="0"/>
        <w:insideV w:val="single" w:color="DFDFDF" w:themeColor="accent1" w:themeTint="EA" w:sz="4" w:space="0"/>
      </w:tblBorders>
    </w:tblPr>
    <w:tblStylePr w:type="band1Horz">
      <w:rPr>
        <w:rFonts w:ascii="Arial" w:hAnsi="Arial"/>
        <w:color w:val="404040"/>
        <w:sz w:val="22"/>
      </w:rPr>
      <w:tcPr>
        <w:shd w:val="clear" w:color="f8f8f8" w:themeColor="accent1" w:themeTint="34" w:fill="f8f8f8" w:themeFill="accent1" w:themeFillTint="34"/>
      </w:tcPr>
    </w:tblStylePr>
    <w:tblStylePr w:type="band1Vert">
      <w:rPr>
        <w:rFonts w:ascii="Arial" w:hAnsi="Arial"/>
        <w:color w:val="404040"/>
        <w:sz w:val="22"/>
      </w:rPr>
      <w:tcPr>
        <w:shd w:val="clear" w:color="f8f8f8" w:themeColor="accent1" w:themeTint="34" w:fill="f8f8f8"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FDFDF"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FDFDF" w:themeColor="accent1" w:themeTint="EA" w:sz="4" w:space="0"/>
          <w:left w:val="none" w:color="000000" w:sz="4" w:space="0"/>
          <w:bottom w:val="none" w:color="000000" w:sz="4" w:space="0"/>
          <w:right w:val="none" w:color="000000" w:sz="4" w:space="0"/>
        </w:tcBorders>
      </w:tcPr>
    </w:tblStylePr>
  </w:style>
  <w:style w:type="table" w:styleId="916" w:customStyle="1">
    <w:name w:val="Grid Table 2 - Accent 2"/>
    <w:basedOn w:val="885"/>
    <w:uiPriority w:val="99"/>
    <w:pPr>
      <w:spacing w:after="0" w:line="240" w:lineRule="auto"/>
    </w:pPr>
    <w:tblPr>
      <w:tblStyleRowBandSize w:val="1"/>
      <w:tblStyleColBandSize w:val="1"/>
      <w:tblBorders>
        <w:bottom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1D1D1"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1D1D1" w:themeColor="accent2" w:themeTint="97" w:sz="4" w:space="0"/>
          <w:left w:val="none" w:color="000000" w:sz="4" w:space="0"/>
          <w:bottom w:val="none" w:color="000000" w:sz="4" w:space="0"/>
          <w:right w:val="none" w:color="000000" w:sz="4" w:space="0"/>
        </w:tcBorders>
      </w:tcPr>
    </w:tblStylePr>
  </w:style>
  <w:style w:type="table" w:styleId="917" w:customStyle="1">
    <w:name w:val="Grid Table 2 - Accent 3"/>
    <w:basedOn w:val="885"/>
    <w:uiPriority w:val="99"/>
    <w:pPr>
      <w:spacing w:after="0" w:line="240" w:lineRule="auto"/>
    </w:pPr>
    <w:tblPr>
      <w:tblStyleRowBandSize w:val="1"/>
      <w:tblStyleColBandSize w:val="1"/>
      <w:tblBorders>
        <w:bottom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69696"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69696" w:themeColor="accent3" w:themeTint="FE" w:sz="4" w:space="0"/>
          <w:left w:val="none" w:color="000000" w:sz="4" w:space="0"/>
          <w:bottom w:val="none" w:color="000000" w:sz="4" w:space="0"/>
          <w:right w:val="none" w:color="000000" w:sz="4" w:space="0"/>
        </w:tcBorders>
      </w:tcPr>
    </w:tblStylePr>
  </w:style>
  <w:style w:type="table" w:styleId="918" w:customStyle="1">
    <w:name w:val="Grid Table 2 - Accent 4"/>
    <w:basedOn w:val="885"/>
    <w:uiPriority w:val="99"/>
    <w:pPr>
      <w:spacing w:after="0" w:line="240" w:lineRule="auto"/>
    </w:pPr>
    <w:tblPr>
      <w:tblStyleRowBandSize w:val="1"/>
      <w:tblStyleColBandSize w:val="1"/>
      <w:tblBorders>
        <w:bottom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B2B2"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B2B2" w:themeColor="accent4" w:themeTint="9A" w:sz="4" w:space="0"/>
          <w:left w:val="none" w:color="000000" w:sz="4" w:space="0"/>
          <w:bottom w:val="none" w:color="000000" w:sz="4" w:space="0"/>
          <w:right w:val="none" w:color="000000" w:sz="4" w:space="0"/>
        </w:tcBorders>
      </w:tcPr>
    </w:tblStylePr>
  </w:style>
  <w:style w:type="table" w:styleId="919" w:customStyle="1">
    <w:name w:val="Grid Table 2 - Accent 5"/>
    <w:basedOn w:val="885"/>
    <w:uiPriority w:val="99"/>
    <w:pPr>
      <w:spacing w:after="0" w:line="240" w:lineRule="auto"/>
    </w:pPr>
    <w:tblPr>
      <w:tblStyleRowBandSize w:val="1"/>
      <w:tblStyleColBandSize w:val="1"/>
      <w:tblBorders>
        <w:bottom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F5F5F"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F5F5F" w:themeColor="accent5" w:sz="4" w:space="0"/>
          <w:left w:val="none" w:color="000000" w:sz="4" w:space="0"/>
          <w:bottom w:val="none" w:color="000000" w:sz="4" w:space="0"/>
          <w:right w:val="none" w:color="000000" w:sz="4" w:space="0"/>
        </w:tcBorders>
      </w:tcPr>
    </w:tblStylePr>
  </w:style>
  <w:style w:type="table" w:styleId="920" w:customStyle="1">
    <w:name w:val="Grid Table 2 - Accent 6"/>
    <w:basedOn w:val="885"/>
    <w:uiPriority w:val="99"/>
    <w:pPr>
      <w:spacing w:after="0" w:line="240" w:lineRule="auto"/>
    </w:pPr>
    <w:tblPr>
      <w:tblStyleRowBandSize w:val="1"/>
      <w:tblStyleColBandSize w:val="1"/>
      <w:tblBorders>
        <w:bottom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D4D4D"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D4D4D" w:themeColor="accent6" w:sz="4" w:space="0"/>
          <w:left w:val="none" w:color="000000" w:sz="4" w:space="0"/>
          <w:bottom w:val="none" w:color="000000" w:sz="4" w:space="0"/>
          <w:right w:val="none" w:color="000000" w:sz="4" w:space="0"/>
        </w:tcBorders>
      </w:tcPr>
    </w:tblStylePr>
  </w:style>
  <w:style w:type="table" w:styleId="921">
    <w:name w:val="Grid Table 3"/>
    <w:basedOn w:val="885"/>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2" w:customStyle="1">
    <w:name w:val="Grid Table 3 - Accent 1"/>
    <w:basedOn w:val="885"/>
    <w:uiPriority w:val="99"/>
    <w:pPr>
      <w:spacing w:after="0" w:line="240" w:lineRule="auto"/>
    </w:pPr>
    <w:tblPr>
      <w:tblStyleRowBandSize w:val="1"/>
      <w:tblStyleColBandSize w:val="1"/>
      <w:tblBorders>
        <w:bottom w:val="single" w:color="DFDFDF" w:themeColor="accent1" w:themeTint="EA" w:sz="4" w:space="0"/>
        <w:insideH w:val="single" w:color="DFDFDF" w:themeColor="accent1" w:themeTint="EA" w:sz="4" w:space="0"/>
        <w:insideV w:val="single" w:color="DFDFDF" w:themeColor="accent1" w:themeTint="EA" w:sz="4" w:space="0"/>
      </w:tblBorders>
    </w:tblPr>
    <w:tblStylePr w:type="band1Horz">
      <w:rPr>
        <w:rFonts w:ascii="Arial" w:hAnsi="Arial"/>
        <w:color w:val="404040"/>
        <w:sz w:val="22"/>
      </w:rPr>
      <w:tcPr>
        <w:shd w:val="clear" w:color="f8f8f8" w:themeColor="accent1" w:themeTint="34" w:fill="f8f8f8" w:themeFill="accent1" w:themeFillTint="34"/>
      </w:tcPr>
    </w:tblStylePr>
    <w:tblStylePr w:type="band1Vert">
      <w:rPr>
        <w:rFonts w:ascii="Arial" w:hAnsi="Arial"/>
        <w:color w:val="404040"/>
        <w:sz w:val="22"/>
      </w:rPr>
      <w:tcPr>
        <w:shd w:val="clear" w:color="f8f8f8" w:themeColor="accent1" w:themeTint="34" w:fill="f8f8f8"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3" w:customStyle="1">
    <w:name w:val="Grid Table 3 - Accent 2"/>
    <w:basedOn w:val="885"/>
    <w:uiPriority w:val="99"/>
    <w:pPr>
      <w:spacing w:after="0" w:line="240" w:lineRule="auto"/>
    </w:pPr>
    <w:tblPr>
      <w:tblStyleRowBandSize w:val="1"/>
      <w:tblStyleColBandSize w:val="1"/>
      <w:tblBorders>
        <w:bottom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4" w:customStyle="1">
    <w:name w:val="Grid Table 3 - Accent 3"/>
    <w:basedOn w:val="885"/>
    <w:uiPriority w:val="99"/>
    <w:pPr>
      <w:spacing w:after="0" w:line="240" w:lineRule="auto"/>
    </w:pPr>
    <w:tblPr>
      <w:tblStyleRowBandSize w:val="1"/>
      <w:tblStyleColBandSize w:val="1"/>
      <w:tblBorders>
        <w:bottom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5" w:customStyle="1">
    <w:name w:val="Grid Table 3 - Accent 4"/>
    <w:basedOn w:val="885"/>
    <w:uiPriority w:val="99"/>
    <w:pPr>
      <w:spacing w:after="0" w:line="240" w:lineRule="auto"/>
    </w:pPr>
    <w:tblPr>
      <w:tblStyleRowBandSize w:val="1"/>
      <w:tblStyleColBandSize w:val="1"/>
      <w:tblBorders>
        <w:bottom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6" w:customStyle="1">
    <w:name w:val="Grid Table 3 - Accent 5"/>
    <w:basedOn w:val="885"/>
    <w:uiPriority w:val="99"/>
    <w:pPr>
      <w:spacing w:after="0" w:line="240" w:lineRule="auto"/>
    </w:pPr>
    <w:tblPr>
      <w:tblStyleRowBandSize w:val="1"/>
      <w:tblStyleColBandSize w:val="1"/>
      <w:tblBorders>
        <w:bottom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7" w:customStyle="1">
    <w:name w:val="Grid Table 3 - Accent 6"/>
    <w:basedOn w:val="885"/>
    <w:uiPriority w:val="99"/>
    <w:pPr>
      <w:spacing w:after="0" w:line="240" w:lineRule="auto"/>
    </w:pPr>
    <w:tblPr>
      <w:tblStyleRowBandSize w:val="1"/>
      <w:tblStyleColBandSize w:val="1"/>
      <w:tblBorders>
        <w:bottom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8">
    <w:name w:val="Grid Table 4"/>
    <w:basedOn w:val="885"/>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29" w:customStyle="1">
    <w:name w:val="Grid Table 4 - Accent 1"/>
    <w:basedOn w:val="885"/>
    <w:uiPriority w:val="59"/>
    <w:pPr>
      <w:spacing w:after="0" w:line="240" w:lineRule="auto"/>
    </w:pPr>
    <w:tblPr>
      <w:tblStyleRowBandSize w:val="1"/>
      <w:tblStyleColBandSize w:val="1"/>
      <w:tblBorders>
        <w:top w:val="single" w:color="EBEBEB" w:themeColor="accent1" w:themeTint="90" w:sz="4" w:space="0"/>
        <w:left w:val="single" w:color="EBEBEB" w:themeColor="accent1" w:themeTint="90" w:sz="4" w:space="0"/>
        <w:bottom w:val="single" w:color="EBEBEB" w:themeColor="accent1" w:themeTint="90" w:sz="4" w:space="0"/>
        <w:right w:val="single" w:color="EBEBEB" w:themeColor="accent1" w:themeTint="90" w:sz="4" w:space="0"/>
        <w:insideH w:val="single" w:color="EBEBEB" w:themeColor="accent1" w:themeTint="90" w:sz="4" w:space="0"/>
        <w:insideV w:val="single" w:color="EBEBEB" w:themeColor="accent1" w:themeTint="90" w:sz="4" w:space="0"/>
      </w:tblBorders>
    </w:tblPr>
    <w:tblStylePr w:type="band1Horz">
      <w:rPr>
        <w:rFonts w:ascii="Arial" w:hAnsi="Arial"/>
        <w:color w:val="404040"/>
        <w:sz w:val="22"/>
      </w:rPr>
      <w:tcPr>
        <w:shd w:val="clear" w:color="f8f8f8" w:themeColor="accent1" w:themeTint="32" w:fill="f8f8f8" w:themeFill="accent1" w:themeFillTint="32"/>
      </w:tcPr>
    </w:tblStylePr>
    <w:tblStylePr w:type="band1Vert">
      <w:rPr>
        <w:rFonts w:ascii="Arial" w:hAnsi="Arial"/>
        <w:color w:val="404040"/>
        <w:sz w:val="22"/>
      </w:rPr>
      <w:tcPr>
        <w:shd w:val="clear" w:color="f8f8f8" w:themeColor="accent1" w:themeTint="32" w:fill="f8f8f8" w:themeFill="accent1" w:themeFillTint="32"/>
      </w:tcPr>
    </w:tblStylePr>
    <w:tblStylePr w:type="firstCol">
      <w:rPr>
        <w:b/>
        <w:color w:val="404040"/>
      </w:rPr>
    </w:tblStylePr>
    <w:tblStylePr w:type="firstRow">
      <w:rPr>
        <w:rFonts w:ascii="Arial" w:hAnsi="Arial"/>
        <w:b/>
        <w:color w:val="ffffff"/>
        <w:sz w:val="22"/>
      </w:rPr>
      <w:tcPr>
        <w:shd w:val="clear" w:color="dfdfdf" w:themeColor="accent1" w:themeTint="EA" w:fill="dfdfdf" w:themeFill="accent1" w:themeFillTint="EA"/>
        <w:tcBorders>
          <w:top w:val="single" w:color="DFDFDF" w:themeColor="accent1" w:themeTint="EA" w:sz="4" w:space="0"/>
          <w:left w:val="single" w:color="DFDFDF" w:themeColor="accent1" w:themeTint="EA" w:sz="4" w:space="0"/>
          <w:bottom w:val="single" w:color="DFDFDF" w:themeColor="accent1" w:themeTint="EA" w:sz="4" w:space="0"/>
          <w:right w:val="single" w:color="DFDFDF" w:themeColor="accent1" w:themeTint="EA" w:sz="4" w:space="0"/>
        </w:tcBorders>
      </w:tcPr>
    </w:tblStylePr>
    <w:tblStylePr w:type="lastCol">
      <w:rPr>
        <w:b/>
        <w:color w:val="404040"/>
      </w:rPr>
    </w:tblStylePr>
    <w:tblStylePr w:type="lastRow">
      <w:rPr>
        <w:b/>
        <w:color w:val="404040"/>
      </w:rPr>
      <w:tcPr>
        <w:tcBorders>
          <w:top w:val="single" w:color="DFDFDF" w:themeColor="accent1" w:themeTint="EA" w:sz="4" w:space="0"/>
        </w:tcBorders>
      </w:tcPr>
    </w:tblStylePr>
  </w:style>
  <w:style w:type="table" w:styleId="930" w:customStyle="1">
    <w:name w:val="Grid Table 4 - Accent 2"/>
    <w:basedOn w:val="885"/>
    <w:uiPriority w:val="59"/>
    <w:pPr>
      <w:spacing w:after="0" w:line="240" w:lineRule="auto"/>
    </w:pPr>
    <w:tblPr>
      <w:tblStyleRowBandSize w:val="1"/>
      <w:tblStyleColBandSize w:val="1"/>
      <w:tblBorders>
        <w:top w:val="single" w:color="D3D3D3" w:themeColor="accent2" w:themeTint="90" w:sz="4" w:space="0"/>
        <w:left w:val="single" w:color="D3D3D3" w:themeColor="accent2" w:themeTint="90" w:sz="4" w:space="0"/>
        <w:bottom w:val="single" w:color="D3D3D3" w:themeColor="accent2" w:themeTint="90" w:sz="4" w:space="0"/>
        <w:right w:val="single" w:color="D3D3D3" w:themeColor="accent2" w:themeTint="90" w:sz="4" w:space="0"/>
        <w:insideH w:val="single" w:color="D3D3D3" w:themeColor="accent2" w:themeTint="90" w:sz="4" w:space="0"/>
        <w:insideV w:val="single" w:color="D3D3D3" w:themeColor="accent2" w:themeTint="90"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b/>
        <w:color w:val="404040"/>
      </w:rPr>
    </w:tblStylePr>
    <w:tblStylePr w:type="firstRow">
      <w:rPr>
        <w:rFonts w:ascii="Arial" w:hAnsi="Arial"/>
        <w:b/>
        <w:color w:val="ffffff"/>
        <w:sz w:val="22"/>
      </w:rPr>
      <w:tcPr>
        <w:shd w:val="clear" w:color="d1d1d1" w:themeColor="accent2" w:themeTint="97" w:fill="d1d1d1" w:themeFill="accent2" w:themeFillTint="97"/>
        <w:tc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tcBorders>
      </w:tcPr>
    </w:tblStylePr>
    <w:tblStylePr w:type="lastCol">
      <w:rPr>
        <w:b/>
        <w:color w:val="404040"/>
      </w:rPr>
    </w:tblStylePr>
    <w:tblStylePr w:type="lastRow">
      <w:rPr>
        <w:b/>
        <w:color w:val="404040"/>
      </w:rPr>
      <w:tcPr>
        <w:tcBorders>
          <w:top w:val="single" w:color="D1D1D1" w:themeColor="accent2" w:themeTint="97" w:sz="4" w:space="0"/>
        </w:tcBorders>
      </w:tcPr>
    </w:tblStylePr>
  </w:style>
  <w:style w:type="table" w:styleId="931" w:customStyle="1">
    <w:name w:val="Grid Table 4 - Accent 3"/>
    <w:basedOn w:val="885"/>
    <w:uiPriority w:val="59"/>
    <w:pPr>
      <w:spacing w:after="0" w:line="240" w:lineRule="auto"/>
    </w:pPr>
    <w:tblPr>
      <w:tblStyleRowBandSize w:val="1"/>
      <w:tblStyleColBandSize w:val="1"/>
      <w:tblBorders>
        <w:top w:val="single" w:color="C3C3C3" w:themeColor="accent3" w:themeTint="90" w:sz="4" w:space="0"/>
        <w:left w:val="single" w:color="C3C3C3" w:themeColor="accent3" w:themeTint="90" w:sz="4" w:space="0"/>
        <w:bottom w:val="single" w:color="C3C3C3" w:themeColor="accent3" w:themeTint="90" w:sz="4" w:space="0"/>
        <w:right w:val="single" w:color="C3C3C3" w:themeColor="accent3" w:themeTint="90" w:sz="4" w:space="0"/>
        <w:insideH w:val="single" w:color="C3C3C3" w:themeColor="accent3" w:themeTint="90" w:sz="4" w:space="0"/>
        <w:insideV w:val="single" w:color="C3C3C3" w:themeColor="accent3" w:themeTint="90"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b/>
        <w:color w:val="404040"/>
      </w:rPr>
    </w:tblStylePr>
    <w:tblStylePr w:type="firstRow">
      <w:rPr>
        <w:rFonts w:ascii="Arial" w:hAnsi="Arial"/>
        <w:b/>
        <w:color w:val="ffffff"/>
        <w:sz w:val="22"/>
      </w:rPr>
      <w:tcPr>
        <w:shd w:val="clear" w:color="969696" w:themeColor="accent3" w:themeTint="FE" w:fill="969696" w:themeFill="accent3" w:themeFillTint="FE"/>
        <w:tcBorders>
          <w:top w:val="single" w:color="969696" w:themeColor="accent3" w:themeTint="FE" w:sz="4" w:space="0"/>
          <w:left w:val="single" w:color="969696" w:themeColor="accent3" w:themeTint="FE" w:sz="4" w:space="0"/>
          <w:bottom w:val="single" w:color="969696" w:themeColor="accent3" w:themeTint="FE" w:sz="4" w:space="0"/>
          <w:right w:val="single" w:color="969696" w:themeColor="accent3" w:themeTint="FE" w:sz="4" w:space="0"/>
        </w:tcBorders>
      </w:tcPr>
    </w:tblStylePr>
    <w:tblStylePr w:type="lastCol">
      <w:rPr>
        <w:b/>
        <w:color w:val="404040"/>
      </w:rPr>
    </w:tblStylePr>
    <w:tblStylePr w:type="lastRow">
      <w:rPr>
        <w:b/>
        <w:color w:val="404040"/>
      </w:rPr>
      <w:tcPr>
        <w:tcBorders>
          <w:top w:val="single" w:color="969696" w:themeColor="accent3" w:themeTint="FE" w:sz="4" w:space="0"/>
        </w:tcBorders>
      </w:tcPr>
    </w:tblStylePr>
  </w:style>
  <w:style w:type="table" w:styleId="932" w:customStyle="1">
    <w:name w:val="Grid Table 4 - Accent 4"/>
    <w:basedOn w:val="885"/>
    <w:uiPriority w:val="59"/>
    <w:pPr>
      <w:spacing w:after="0" w:line="240" w:lineRule="auto"/>
    </w:pPr>
    <w:tblPr>
      <w:tblStyleRowBandSize w:val="1"/>
      <w:tblStyleColBandSize w:val="1"/>
      <w:tblBorders>
        <w:top w:val="single" w:color="B7B7B7" w:themeColor="accent4" w:themeTint="90" w:sz="4" w:space="0"/>
        <w:left w:val="single" w:color="B7B7B7" w:themeColor="accent4" w:themeTint="90" w:sz="4" w:space="0"/>
        <w:bottom w:val="single" w:color="B7B7B7" w:themeColor="accent4" w:themeTint="90" w:sz="4" w:space="0"/>
        <w:right w:val="single" w:color="B7B7B7" w:themeColor="accent4" w:themeTint="90" w:sz="4" w:space="0"/>
        <w:insideH w:val="single" w:color="B7B7B7" w:themeColor="accent4" w:themeTint="90" w:sz="4" w:space="0"/>
        <w:insideV w:val="single" w:color="B7B7B7" w:themeColor="accent4" w:themeTint="90"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b/>
        <w:color w:val="404040"/>
      </w:rPr>
    </w:tblStylePr>
    <w:tblStylePr w:type="firstRow">
      <w:rPr>
        <w:rFonts w:ascii="Arial" w:hAnsi="Arial"/>
        <w:b/>
        <w:color w:val="ffffff"/>
        <w:sz w:val="22"/>
      </w:rPr>
      <w:tcPr>
        <w:shd w:val="clear" w:color="b2b2b2" w:themeColor="accent4" w:themeTint="9A" w:fill="b2b2b2" w:themeFill="accent4" w:themeFillTint="9A"/>
        <w:tc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tcBorders>
      </w:tcPr>
    </w:tblStylePr>
    <w:tblStylePr w:type="lastCol">
      <w:rPr>
        <w:b/>
        <w:color w:val="404040"/>
      </w:rPr>
    </w:tblStylePr>
    <w:tblStylePr w:type="lastRow">
      <w:rPr>
        <w:b/>
        <w:color w:val="404040"/>
      </w:rPr>
      <w:tcPr>
        <w:tcBorders>
          <w:top w:val="single" w:color="B2B2B2" w:themeColor="accent4" w:themeTint="9A" w:sz="4" w:space="0"/>
        </w:tcBorders>
      </w:tcPr>
    </w:tblStylePr>
  </w:style>
  <w:style w:type="table" w:styleId="933" w:customStyle="1">
    <w:name w:val="Grid Table 4 - Accent 5"/>
    <w:basedOn w:val="885"/>
    <w:uiPriority w:val="59"/>
    <w:pPr>
      <w:spacing w:after="0" w:line="240" w:lineRule="auto"/>
    </w:pPr>
    <w:tblPr>
      <w:tblStyleRowBandSize w:val="1"/>
      <w:tblStyleColBandSize w:val="1"/>
      <w:tblBorders>
        <w:top w:val="single" w:color="A4A4A4" w:themeColor="accent5" w:themeTint="90" w:sz="4" w:space="0"/>
        <w:left w:val="single" w:color="A4A4A4" w:themeColor="accent5" w:themeTint="90" w:sz="4" w:space="0"/>
        <w:bottom w:val="single" w:color="A4A4A4" w:themeColor="accent5" w:themeTint="90" w:sz="4" w:space="0"/>
        <w:right w:val="single" w:color="A4A4A4" w:themeColor="accent5" w:themeTint="90" w:sz="4" w:space="0"/>
        <w:insideH w:val="single" w:color="A4A4A4" w:themeColor="accent5" w:themeTint="90" w:sz="4" w:space="0"/>
        <w:insideV w:val="single" w:color="A4A4A4" w:themeColor="accent5" w:themeTint="90"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b/>
        <w:color w:val="404040"/>
      </w:rPr>
    </w:tblStylePr>
    <w:tblStylePr w:type="firstRow">
      <w:rPr>
        <w:rFonts w:ascii="Arial" w:hAnsi="Arial"/>
        <w:b/>
        <w:color w:val="ffffff"/>
        <w:sz w:val="22"/>
      </w:rPr>
      <w:tcPr>
        <w:shd w:val="clear" w:color="5f5f5f" w:themeColor="accent5" w:fill="5f5f5f" w:themeFill="accent5"/>
        <w:tcBorders>
          <w:top w:val="single" w:color="5F5F5F" w:themeColor="accent5" w:sz="4" w:space="0"/>
          <w:left w:val="single" w:color="5F5F5F" w:themeColor="accent5" w:sz="4" w:space="0"/>
          <w:bottom w:val="single" w:color="5F5F5F" w:themeColor="accent5" w:sz="4" w:space="0"/>
          <w:right w:val="single" w:color="5F5F5F" w:themeColor="accent5" w:sz="4" w:space="0"/>
        </w:tcBorders>
      </w:tcPr>
    </w:tblStylePr>
    <w:tblStylePr w:type="lastCol">
      <w:rPr>
        <w:b/>
        <w:color w:val="404040"/>
      </w:rPr>
    </w:tblStylePr>
    <w:tblStylePr w:type="lastRow">
      <w:rPr>
        <w:b/>
        <w:color w:val="404040"/>
      </w:rPr>
      <w:tcPr>
        <w:tcBorders>
          <w:top w:val="single" w:color="5F5F5F" w:themeColor="accent5" w:sz="4" w:space="0"/>
        </w:tcBorders>
      </w:tcPr>
    </w:tblStylePr>
  </w:style>
  <w:style w:type="table" w:styleId="934" w:customStyle="1">
    <w:name w:val="Grid Table 4 - Accent 6"/>
    <w:basedOn w:val="885"/>
    <w:uiPriority w:val="59"/>
    <w:pPr>
      <w:spacing w:after="0" w:line="240" w:lineRule="auto"/>
    </w:pPr>
    <w:tblPr>
      <w:tblStyleRowBandSize w:val="1"/>
      <w:tblStyleColBandSize w:val="1"/>
      <w:tblBorders>
        <w:top w:val="single" w:color="9A9A9A" w:themeColor="accent6" w:themeTint="90" w:sz="4" w:space="0"/>
        <w:left w:val="single" w:color="9A9A9A" w:themeColor="accent6" w:themeTint="90" w:sz="4" w:space="0"/>
        <w:bottom w:val="single" w:color="9A9A9A" w:themeColor="accent6" w:themeTint="90" w:sz="4" w:space="0"/>
        <w:right w:val="single" w:color="9A9A9A" w:themeColor="accent6" w:themeTint="90" w:sz="4" w:space="0"/>
        <w:insideH w:val="single" w:color="9A9A9A" w:themeColor="accent6" w:themeTint="90" w:sz="4" w:space="0"/>
        <w:insideV w:val="single" w:color="9A9A9A" w:themeColor="accent6" w:themeTint="90"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b/>
        <w:color w:val="404040"/>
      </w:rPr>
    </w:tblStylePr>
    <w:tblStylePr w:type="firstRow">
      <w:rPr>
        <w:rFonts w:ascii="Arial" w:hAnsi="Arial"/>
        <w:b/>
        <w:color w:val="ffffff"/>
        <w:sz w:val="22"/>
      </w:rPr>
      <w:tcPr>
        <w:shd w:val="clear" w:color="4d4d4d" w:themeColor="accent6" w:fill="4d4d4d" w:themeFill="accent6"/>
        <w:tcBorders>
          <w:top w:val="single" w:color="4D4D4D" w:themeColor="accent6" w:sz="4" w:space="0"/>
          <w:left w:val="single" w:color="4D4D4D" w:themeColor="accent6" w:sz="4" w:space="0"/>
          <w:bottom w:val="single" w:color="4D4D4D" w:themeColor="accent6" w:sz="4" w:space="0"/>
          <w:right w:val="single" w:color="4D4D4D" w:themeColor="accent6" w:sz="4" w:space="0"/>
        </w:tcBorders>
      </w:tcPr>
    </w:tblStylePr>
    <w:tblStylePr w:type="lastCol">
      <w:rPr>
        <w:b/>
        <w:color w:val="404040"/>
      </w:rPr>
    </w:tblStylePr>
    <w:tblStylePr w:type="lastRow">
      <w:rPr>
        <w:b/>
        <w:color w:val="404040"/>
      </w:rPr>
      <w:tcPr>
        <w:tcBorders>
          <w:top w:val="single" w:color="4D4D4D" w:themeColor="accent6" w:sz="4" w:space="0"/>
        </w:tcBorders>
      </w:tcPr>
    </w:tblStylePr>
  </w:style>
  <w:style w:type="table" w:styleId="935">
    <w:name w:val="Grid Table 5 Dark"/>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36" w:customStyle="1">
    <w:name w:val="Grid Table 5 Dark- Accent 1"/>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8f8f8" w:themeColor="accent1" w:themeTint="34" w:fill="f8f8f8" w:themeFill="accent1" w:themeFillTint="34"/>
    </w:tblPr>
    <w:tblStylePr w:type="band1Horz">
      <w:tcPr>
        <w:shd w:val="clear" w:color="efefef" w:themeColor="accent1" w:themeTint="75" w:fill="efefef" w:themeFill="accent1" w:themeFillTint="75"/>
      </w:tcPr>
    </w:tblStylePr>
    <w:tblStylePr w:type="band1Vert">
      <w:tcPr>
        <w:shd w:val="clear" w:color="efefef" w:themeColor="accent1" w:themeTint="75" w:fill="efefef" w:themeFill="accent1" w:themeFillTint="75"/>
      </w:tcPr>
    </w:tblStylePr>
    <w:tblStylePr w:type="firstCol">
      <w:rPr>
        <w:rFonts w:ascii="Arial" w:hAnsi="Arial"/>
        <w:b/>
        <w:color w:val="ffffff"/>
        <w:sz w:val="22"/>
      </w:rPr>
      <w:tcPr>
        <w:shd w:val="clear" w:color="dddddd" w:themeColor="accent1" w:fill="dddddd" w:themeFill="accent1"/>
      </w:tcPr>
    </w:tblStylePr>
    <w:tblStylePr w:type="firstRow">
      <w:rPr>
        <w:rFonts w:ascii="Arial" w:hAnsi="Arial"/>
        <w:b/>
        <w:color w:val="ffffff"/>
        <w:sz w:val="22"/>
      </w:rPr>
      <w:tcPr>
        <w:shd w:val="clear" w:color="dddddd" w:themeColor="accent1" w:fill="dddddd" w:themeFill="accent1"/>
      </w:tcPr>
    </w:tblStylePr>
    <w:tblStylePr w:type="lastCol">
      <w:rPr>
        <w:rFonts w:ascii="Arial" w:hAnsi="Arial"/>
        <w:b/>
        <w:color w:val="ffffff"/>
        <w:sz w:val="22"/>
      </w:rPr>
      <w:tcPr>
        <w:shd w:val="clear" w:color="dddddd" w:themeColor="accent1" w:fill="dddddd" w:themeFill="accent1"/>
      </w:tcPr>
    </w:tblStylePr>
    <w:tblStylePr w:type="lastRow">
      <w:rPr>
        <w:rFonts w:ascii="Arial" w:hAnsi="Arial"/>
        <w:b/>
        <w:color w:val="ffffff"/>
        <w:sz w:val="22"/>
      </w:rPr>
      <w:tcPr>
        <w:shd w:val="clear" w:color="dddddd" w:themeColor="accent1" w:fill="dddddd" w:themeFill="accent1"/>
        <w:tcBorders>
          <w:top w:val="single" w:color="FFFFFF" w:themeColor="light1" w:sz="4" w:space="0"/>
        </w:tcBorders>
      </w:tcPr>
    </w:tblStylePr>
  </w:style>
  <w:style w:type="table" w:styleId="937" w:customStyle="1">
    <w:name w:val="Grid Table 5 Dark - Accent 2"/>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fefef" w:themeColor="accent2" w:themeTint="32" w:fill="efefef" w:themeFill="accent2" w:themeFillTint="32"/>
    </w:tblPr>
    <w:tblStylePr w:type="band1Horz">
      <w:tcPr>
        <w:shd w:val="clear" w:color="dbdbdb" w:themeColor="accent2" w:themeTint="75" w:fill="dbdbdb" w:themeFill="accent2" w:themeFillTint="75"/>
      </w:tcPr>
    </w:tblStylePr>
    <w:tblStylePr w:type="band1Vert">
      <w:tcPr>
        <w:shd w:val="clear" w:color="dbdbdb" w:themeColor="accent2" w:themeTint="75" w:fill="dbdbdb" w:themeFill="accent2" w:themeFillTint="75"/>
      </w:tcPr>
    </w:tblStylePr>
    <w:tblStylePr w:type="firstCol">
      <w:rPr>
        <w:rFonts w:ascii="Arial" w:hAnsi="Arial"/>
        <w:b/>
        <w:color w:val="ffffff"/>
        <w:sz w:val="22"/>
      </w:rPr>
      <w:tcPr>
        <w:shd w:val="clear" w:color="b2b2b2" w:themeColor="accent2" w:fill="b2b2b2" w:themeFill="accent2"/>
      </w:tcPr>
    </w:tblStylePr>
    <w:tblStylePr w:type="firstRow">
      <w:rPr>
        <w:rFonts w:ascii="Arial" w:hAnsi="Arial"/>
        <w:b/>
        <w:color w:val="ffffff"/>
        <w:sz w:val="22"/>
      </w:rPr>
      <w:tcPr>
        <w:shd w:val="clear" w:color="b2b2b2" w:themeColor="accent2" w:fill="b2b2b2" w:themeFill="accent2"/>
      </w:tcPr>
    </w:tblStylePr>
    <w:tblStylePr w:type="lastCol">
      <w:rPr>
        <w:rFonts w:ascii="Arial" w:hAnsi="Arial"/>
        <w:b/>
        <w:color w:val="ffffff"/>
        <w:sz w:val="22"/>
      </w:rPr>
      <w:tcPr>
        <w:shd w:val="clear" w:color="b2b2b2" w:themeColor="accent2" w:fill="b2b2b2" w:themeFill="accent2"/>
      </w:tcPr>
    </w:tblStylePr>
    <w:tblStylePr w:type="lastRow">
      <w:rPr>
        <w:rFonts w:ascii="Arial" w:hAnsi="Arial"/>
        <w:b/>
        <w:color w:val="ffffff"/>
        <w:sz w:val="22"/>
      </w:rPr>
      <w:tcPr>
        <w:shd w:val="clear" w:color="b2b2b2" w:themeColor="accent2" w:fill="b2b2b2" w:themeFill="accent2"/>
        <w:tcBorders>
          <w:top w:val="single" w:color="FFFFFF" w:themeColor="light1" w:sz="4" w:space="0"/>
        </w:tcBorders>
      </w:tcPr>
    </w:tblStylePr>
  </w:style>
  <w:style w:type="table" w:styleId="938" w:customStyle="1">
    <w:name w:val="Grid Table 5 Dark - Accent 3"/>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9e9e9" w:themeColor="accent3" w:themeTint="34" w:fill="e9e9e9" w:themeFill="accent3" w:themeFillTint="34"/>
    </w:tblPr>
    <w:tblStylePr w:type="band1Horz">
      <w:tcPr>
        <w:shd w:val="clear" w:color="cecece" w:themeColor="accent3" w:themeTint="75" w:fill="cecece" w:themeFill="accent3" w:themeFillTint="75"/>
      </w:tcPr>
    </w:tblStylePr>
    <w:tblStylePr w:type="band1Vert">
      <w:tcPr>
        <w:shd w:val="clear" w:color="cecece" w:themeColor="accent3" w:themeTint="75" w:fill="cecece" w:themeFill="accent3" w:themeFillTint="75"/>
      </w:tcPr>
    </w:tblStylePr>
    <w:tblStylePr w:type="firstCol">
      <w:rPr>
        <w:rFonts w:ascii="Arial" w:hAnsi="Arial"/>
        <w:b/>
        <w:color w:val="ffffff"/>
        <w:sz w:val="22"/>
      </w:rPr>
      <w:tcPr>
        <w:shd w:val="clear" w:color="969696" w:themeColor="accent3" w:fill="969696" w:themeFill="accent3"/>
      </w:tcPr>
    </w:tblStylePr>
    <w:tblStylePr w:type="firstRow">
      <w:rPr>
        <w:rFonts w:ascii="Arial" w:hAnsi="Arial"/>
        <w:b/>
        <w:color w:val="ffffff"/>
        <w:sz w:val="22"/>
      </w:rPr>
      <w:tcPr>
        <w:shd w:val="clear" w:color="969696" w:themeColor="accent3" w:fill="969696" w:themeFill="accent3"/>
      </w:tcPr>
    </w:tblStylePr>
    <w:tblStylePr w:type="lastCol">
      <w:rPr>
        <w:rFonts w:ascii="Arial" w:hAnsi="Arial"/>
        <w:b/>
        <w:color w:val="ffffff"/>
        <w:sz w:val="22"/>
      </w:rPr>
      <w:tcPr>
        <w:shd w:val="clear" w:color="969696" w:themeColor="accent3" w:fill="969696" w:themeFill="accent3"/>
      </w:tcPr>
    </w:tblStylePr>
    <w:tblStylePr w:type="lastRow">
      <w:rPr>
        <w:rFonts w:ascii="Arial" w:hAnsi="Arial"/>
        <w:b/>
        <w:color w:val="ffffff"/>
        <w:sz w:val="22"/>
      </w:rPr>
      <w:tcPr>
        <w:shd w:val="clear" w:color="969696" w:themeColor="accent3" w:fill="969696" w:themeFill="accent3"/>
        <w:tcBorders>
          <w:top w:val="single" w:color="FFFFFF" w:themeColor="light1" w:sz="4" w:space="0"/>
        </w:tcBorders>
      </w:tcPr>
    </w:tblStylePr>
  </w:style>
  <w:style w:type="table" w:styleId="939" w:customStyle="1">
    <w:name w:val="Grid Table 5 Dark- Accent 4"/>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e5e5" w:themeColor="accent4" w:themeTint="34" w:fill="e5e5e5" w:themeFill="accent4" w:themeFillTint="34"/>
    </w:tblPr>
    <w:tblStylePr w:type="band1Horz">
      <w:tcPr>
        <w:shd w:val="clear" w:color="c4c4c4" w:themeColor="accent4" w:themeTint="75" w:fill="c4c4c4" w:themeFill="accent4" w:themeFillTint="75"/>
      </w:tcPr>
    </w:tblStylePr>
    <w:tblStylePr w:type="band1Vert">
      <w:tcPr>
        <w:shd w:val="clear" w:color="c4c4c4" w:themeColor="accent4" w:themeTint="75" w:fill="c4c4c4" w:themeFill="accent4" w:themeFillTint="75"/>
      </w:tcPr>
    </w:tblStylePr>
    <w:tblStylePr w:type="firstCol">
      <w:rPr>
        <w:rFonts w:ascii="Arial" w:hAnsi="Arial"/>
        <w:b/>
        <w:color w:val="ffffff"/>
        <w:sz w:val="22"/>
      </w:rPr>
      <w:tcPr>
        <w:shd w:val="clear" w:color="808080" w:themeColor="accent4" w:fill="808080" w:themeFill="accent4"/>
      </w:tcPr>
    </w:tblStylePr>
    <w:tblStylePr w:type="firstRow">
      <w:rPr>
        <w:rFonts w:ascii="Arial" w:hAnsi="Arial"/>
        <w:b/>
        <w:color w:val="ffffff"/>
        <w:sz w:val="22"/>
      </w:rPr>
      <w:tcPr>
        <w:shd w:val="clear" w:color="808080" w:themeColor="accent4" w:fill="808080" w:themeFill="accent4"/>
      </w:tcPr>
    </w:tblStylePr>
    <w:tblStylePr w:type="lastCol">
      <w:rPr>
        <w:rFonts w:ascii="Arial" w:hAnsi="Arial"/>
        <w:b/>
        <w:color w:val="ffffff"/>
        <w:sz w:val="22"/>
      </w:rPr>
      <w:tcPr>
        <w:shd w:val="clear" w:color="808080" w:themeColor="accent4" w:fill="808080" w:themeFill="accent4"/>
      </w:tcPr>
    </w:tblStylePr>
    <w:tblStylePr w:type="lastRow">
      <w:rPr>
        <w:rFonts w:ascii="Arial" w:hAnsi="Arial"/>
        <w:b/>
        <w:color w:val="ffffff"/>
        <w:sz w:val="22"/>
      </w:rPr>
      <w:tcPr>
        <w:shd w:val="clear" w:color="808080" w:themeColor="accent4" w:fill="808080" w:themeFill="accent4"/>
        <w:tcBorders>
          <w:top w:val="single" w:color="FFFFFF" w:themeColor="light1" w:sz="4" w:space="0"/>
        </w:tcBorders>
      </w:tcPr>
    </w:tblStylePr>
  </w:style>
  <w:style w:type="table" w:styleId="940" w:customStyle="1">
    <w:name w:val="Grid Table 5 Dark - Accent 5"/>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edede" w:themeColor="accent5" w:themeTint="34" w:fill="dedede" w:themeFill="accent5" w:themeFillTint="34"/>
    </w:tblPr>
    <w:tblStylePr w:type="band1Horz">
      <w:tcPr>
        <w:shd w:val="clear" w:color="b5b5b5" w:themeColor="accent5" w:themeTint="75" w:fill="b5b5b5" w:themeFill="accent5" w:themeFillTint="75"/>
      </w:tcPr>
    </w:tblStylePr>
    <w:tblStylePr w:type="band1Vert">
      <w:tcPr>
        <w:shd w:val="clear" w:color="b5b5b5" w:themeColor="accent5" w:themeTint="75" w:fill="b5b5b5" w:themeFill="accent5" w:themeFillTint="75"/>
      </w:tcPr>
    </w:tblStylePr>
    <w:tblStylePr w:type="firstCol">
      <w:rPr>
        <w:rFonts w:ascii="Arial" w:hAnsi="Arial"/>
        <w:b/>
        <w:color w:val="ffffff"/>
        <w:sz w:val="22"/>
      </w:rPr>
      <w:tcPr>
        <w:shd w:val="clear" w:color="5f5f5f" w:themeColor="accent5" w:fill="5f5f5f" w:themeFill="accent5"/>
      </w:tcPr>
    </w:tblStylePr>
    <w:tblStylePr w:type="firstRow">
      <w:rPr>
        <w:rFonts w:ascii="Arial" w:hAnsi="Arial"/>
        <w:b/>
        <w:color w:val="ffffff"/>
        <w:sz w:val="22"/>
      </w:rPr>
      <w:tcPr>
        <w:shd w:val="clear" w:color="5f5f5f" w:themeColor="accent5" w:fill="5f5f5f" w:themeFill="accent5"/>
      </w:tcPr>
    </w:tblStylePr>
    <w:tblStylePr w:type="lastCol">
      <w:rPr>
        <w:rFonts w:ascii="Arial" w:hAnsi="Arial"/>
        <w:b/>
        <w:color w:val="ffffff"/>
        <w:sz w:val="22"/>
      </w:rPr>
      <w:tcPr>
        <w:shd w:val="clear" w:color="5f5f5f" w:themeColor="accent5" w:fill="5f5f5f" w:themeFill="accent5"/>
      </w:tcPr>
    </w:tblStylePr>
    <w:tblStylePr w:type="lastRow">
      <w:rPr>
        <w:rFonts w:ascii="Arial" w:hAnsi="Arial"/>
        <w:b/>
        <w:color w:val="ffffff"/>
        <w:sz w:val="22"/>
      </w:rPr>
      <w:tcPr>
        <w:shd w:val="clear" w:color="5f5f5f" w:themeColor="accent5" w:fill="5f5f5f" w:themeFill="accent5"/>
        <w:tcBorders>
          <w:top w:val="single" w:color="FFFFFF" w:themeColor="light1" w:sz="4" w:space="0"/>
        </w:tcBorders>
      </w:tcPr>
    </w:tblStylePr>
  </w:style>
  <w:style w:type="table" w:styleId="941" w:customStyle="1">
    <w:name w:val="Grid Table 5 Dark - Accent 6"/>
    <w:basedOn w:val="885"/>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dada" w:themeColor="accent6" w:themeTint="34" w:fill="dadada" w:themeFill="accent6" w:themeFillTint="34"/>
    </w:tblPr>
    <w:tblStylePr w:type="band1Horz">
      <w:tcPr>
        <w:shd w:val="clear" w:color="adadad" w:themeColor="accent6" w:themeTint="75" w:fill="adadad" w:themeFill="accent6" w:themeFillTint="75"/>
      </w:tcPr>
    </w:tblStylePr>
    <w:tblStylePr w:type="band1Vert">
      <w:tcPr>
        <w:shd w:val="clear" w:color="adadad" w:themeColor="accent6" w:themeTint="75" w:fill="adadad" w:themeFill="accent6" w:themeFillTint="75"/>
      </w:tcPr>
    </w:tblStylePr>
    <w:tblStylePr w:type="firstCol">
      <w:rPr>
        <w:rFonts w:ascii="Arial" w:hAnsi="Arial"/>
        <w:b/>
        <w:color w:val="ffffff"/>
        <w:sz w:val="22"/>
      </w:rPr>
      <w:tcPr>
        <w:shd w:val="clear" w:color="4d4d4d" w:themeColor="accent6" w:fill="4d4d4d" w:themeFill="accent6"/>
      </w:tcPr>
    </w:tblStylePr>
    <w:tblStylePr w:type="firstRow">
      <w:rPr>
        <w:rFonts w:ascii="Arial" w:hAnsi="Arial"/>
        <w:b/>
        <w:color w:val="ffffff"/>
        <w:sz w:val="22"/>
      </w:rPr>
      <w:tcPr>
        <w:shd w:val="clear" w:color="4d4d4d" w:themeColor="accent6" w:fill="4d4d4d" w:themeFill="accent6"/>
      </w:tcPr>
    </w:tblStylePr>
    <w:tblStylePr w:type="lastCol">
      <w:rPr>
        <w:rFonts w:ascii="Arial" w:hAnsi="Arial"/>
        <w:b/>
        <w:color w:val="ffffff"/>
        <w:sz w:val="22"/>
      </w:rPr>
      <w:tcPr>
        <w:shd w:val="clear" w:color="4d4d4d" w:themeColor="accent6" w:fill="4d4d4d" w:themeFill="accent6"/>
      </w:tcPr>
    </w:tblStylePr>
    <w:tblStylePr w:type="lastRow">
      <w:rPr>
        <w:rFonts w:ascii="Arial" w:hAnsi="Arial"/>
        <w:b/>
        <w:color w:val="ffffff"/>
        <w:sz w:val="22"/>
      </w:rPr>
      <w:tcPr>
        <w:shd w:val="clear" w:color="4d4d4d" w:themeColor="accent6" w:fill="4d4d4d" w:themeFill="accent6"/>
        <w:tcBorders>
          <w:top w:val="single" w:color="FFFFFF" w:themeColor="light1" w:sz="4" w:space="0"/>
        </w:tcBorders>
      </w:tcPr>
    </w:tblStylePr>
  </w:style>
  <w:style w:type="table" w:styleId="942">
    <w:name w:val="Grid Table 6 Colorful"/>
    <w:basedOn w:val="885"/>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943" w:customStyle="1">
    <w:name w:val="Grid Table 6 Colorful - Accent 1"/>
    <w:basedOn w:val="885"/>
    <w:uiPriority w:val="99"/>
    <w:pPr>
      <w:spacing w:after="0" w:line="240" w:lineRule="auto"/>
    </w:pPr>
    <w:tblPr>
      <w:tblStyleRowBandSize w:val="1"/>
      <w:tblStyleColBandSize w:val="1"/>
      <w:tblBorders>
        <w:top w:val="single" w:color="EDEDED" w:themeColor="accent1" w:themeTint="80" w:sz="4" w:space="0"/>
        <w:left w:val="single" w:color="EDEDED" w:themeColor="accent1" w:themeTint="80" w:sz="4" w:space="0"/>
        <w:bottom w:val="single" w:color="EDEDED" w:themeColor="accent1" w:themeTint="80" w:sz="4" w:space="0"/>
        <w:right w:val="single" w:color="EDEDED" w:themeColor="accent1" w:themeTint="80" w:sz="4" w:space="0"/>
        <w:insideH w:val="single" w:color="EDEDED" w:themeColor="accent1" w:themeTint="80" w:sz="4" w:space="0"/>
        <w:insideV w:val="single" w:color="EDEDED" w:themeColor="accent1" w:themeTint="80" w:sz="4" w:space="0"/>
      </w:tblBorders>
    </w:tblPr>
    <w:tblStylePr w:type="band1Horz">
      <w:rPr>
        <w:rFonts w:ascii="Arial" w:hAnsi="Arial"/>
        <w:color w:val="ededed" w:themeColor="accent1" w:themeTint="80" w:themeShade="95"/>
        <w:sz w:val="22"/>
      </w:rPr>
      <w:tcPr>
        <w:shd w:val="clear" w:color="f8f8f8" w:themeColor="accent1" w:themeTint="34" w:fill="f8f8f8" w:themeFill="accent1" w:themeFillTint="34"/>
      </w:tcPr>
    </w:tblStylePr>
    <w:tblStylePr w:type="band1Vert">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tblStylePr w:type="firstCol">
      <w:rPr>
        <w:b/>
        <w:color w:val="ededed" w:themeColor="accent1" w:themeTint="80" w:themeShade="95"/>
      </w:rPr>
    </w:tblStylePr>
    <w:tblStylePr w:type="firstRow">
      <w:rPr>
        <w:b/>
        <w:color w:val="ededed" w:themeColor="accent1" w:themeTint="80" w:themeShade="95"/>
      </w:rPr>
      <w:tcPr>
        <w:tcBorders>
          <w:bottom w:val="single" w:color="EDEDED" w:themeColor="accent1" w:themeTint="80" w:sz="12" w:space="0"/>
        </w:tcBorders>
      </w:tcPr>
    </w:tblStylePr>
    <w:tblStylePr w:type="lastCol">
      <w:rPr>
        <w:b/>
        <w:color w:val="ededed" w:themeColor="accent1" w:themeTint="80" w:themeShade="95"/>
      </w:rPr>
    </w:tblStylePr>
    <w:tblStylePr w:type="lastRow">
      <w:rPr>
        <w:b/>
        <w:color w:val="ededed" w:themeColor="accent1" w:themeTint="80" w:themeShade="95"/>
      </w:rPr>
    </w:tblStylePr>
  </w:style>
  <w:style w:type="table" w:styleId="944" w:customStyle="1">
    <w:name w:val="Grid Table 6 Colorful - Accent 2"/>
    <w:basedOn w:val="885"/>
    <w:uiPriority w:val="99"/>
    <w:pPr>
      <w:spacing w:after="0" w:line="240" w:lineRule="auto"/>
    </w:pPr>
    <w:tblPr>
      <w:tblStyleRowBandSize w:val="1"/>
      <w:tblStyleColBandSize w:val="1"/>
      <w:tbl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d1d1d1" w:themeColor="accent2" w:themeTint="97" w:themeShade="95"/>
        <w:sz w:val="22"/>
      </w:rPr>
      <w:tcPr>
        <w:shd w:val="clear" w:color="efefef" w:themeColor="accent2" w:themeTint="32" w:fill="efefef" w:themeFill="accent2" w:themeFillTint="32"/>
      </w:tcPr>
    </w:tblStylePr>
    <w:tblStylePr w:type="band1Vert">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tblStylePr w:type="firstCol">
      <w:rPr>
        <w:b/>
        <w:color w:val="d1d1d1" w:themeColor="accent2" w:themeTint="97" w:themeShade="95"/>
      </w:rPr>
    </w:tblStylePr>
    <w:tblStylePr w:type="firstRow">
      <w:rPr>
        <w:b/>
        <w:color w:val="d1d1d1" w:themeColor="accent2" w:themeTint="97" w:themeShade="95"/>
      </w:rPr>
      <w:tcPr>
        <w:tcBorders>
          <w:bottom w:val="single" w:color="D1D1D1" w:themeColor="accent2" w:themeTint="97" w:sz="12" w:space="0"/>
        </w:tcBorders>
      </w:tcPr>
    </w:tblStylePr>
    <w:tblStylePr w:type="lastCol">
      <w:rPr>
        <w:b/>
        <w:color w:val="d1d1d1" w:themeColor="accent2" w:themeTint="97" w:themeShade="95"/>
      </w:rPr>
    </w:tblStylePr>
    <w:tblStylePr w:type="lastRow">
      <w:rPr>
        <w:b/>
        <w:color w:val="d1d1d1" w:themeColor="accent2" w:themeTint="97" w:themeShade="95"/>
      </w:rPr>
    </w:tblStylePr>
  </w:style>
  <w:style w:type="table" w:styleId="945" w:customStyle="1">
    <w:name w:val="Grid Table 6 Colorful - Accent 3"/>
    <w:basedOn w:val="885"/>
    <w:uiPriority w:val="99"/>
    <w:pPr>
      <w:spacing w:after="0" w:line="240" w:lineRule="auto"/>
    </w:pPr>
    <w:tblPr>
      <w:tblStyleRowBandSize w:val="1"/>
      <w:tblStyleColBandSize w:val="1"/>
      <w:tblBorders>
        <w:top w:val="single" w:color="969696" w:themeColor="accent3" w:themeTint="FE" w:sz="4" w:space="0"/>
        <w:left w:val="single" w:color="969696" w:themeColor="accent3" w:themeTint="FE" w:sz="4" w:space="0"/>
        <w:bottom w:val="single" w:color="969696" w:themeColor="accent3" w:themeTint="FE" w:sz="4" w:space="0"/>
        <w:right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969696" w:themeColor="accent3" w:themeTint="FE" w:themeShade="95"/>
        <w:sz w:val="22"/>
      </w:rPr>
      <w:tcPr>
        <w:shd w:val="clear" w:color="e9e9e9" w:themeColor="accent3" w:themeTint="34" w:fill="e9e9e9" w:themeFill="accent3" w:themeFillTint="34"/>
      </w:tcPr>
    </w:tblStylePr>
    <w:tblStylePr w:type="band1Vert">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tblStylePr w:type="firstCol">
      <w:rPr>
        <w:b/>
        <w:color w:val="969696" w:themeColor="accent3" w:themeTint="FE" w:themeShade="95"/>
      </w:rPr>
    </w:tblStylePr>
    <w:tblStylePr w:type="firstRow">
      <w:rPr>
        <w:b/>
        <w:color w:val="969696" w:themeColor="accent3" w:themeTint="FE" w:themeShade="95"/>
      </w:rPr>
      <w:tcPr>
        <w:tcBorders>
          <w:bottom w:val="single" w:color="969696" w:themeColor="accent3" w:themeTint="FE" w:sz="12" w:space="0"/>
        </w:tcBorders>
      </w:tcPr>
    </w:tblStylePr>
    <w:tblStylePr w:type="lastCol">
      <w:rPr>
        <w:b/>
        <w:color w:val="969696" w:themeColor="accent3" w:themeTint="FE" w:themeShade="95"/>
      </w:rPr>
    </w:tblStylePr>
    <w:tblStylePr w:type="lastRow">
      <w:rPr>
        <w:b/>
        <w:color w:val="969696" w:themeColor="accent3" w:themeTint="FE" w:themeShade="95"/>
      </w:rPr>
    </w:tblStylePr>
  </w:style>
  <w:style w:type="table" w:styleId="946" w:customStyle="1">
    <w:name w:val="Grid Table 6 Colorful - Accent 4"/>
    <w:basedOn w:val="885"/>
    <w:uiPriority w:val="99"/>
    <w:pPr>
      <w:spacing w:after="0" w:line="240" w:lineRule="auto"/>
    </w:pPr>
    <w:tblPr>
      <w:tblStyleRowBandSize w:val="1"/>
      <w:tblStyleColBandSize w:val="1"/>
      <w:tbl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b2b2b2" w:themeColor="accent4" w:themeTint="9A" w:themeShade="95"/>
        <w:sz w:val="22"/>
      </w:rPr>
      <w:tcPr>
        <w:shd w:val="clear" w:color="e5e5e5" w:themeColor="accent4" w:themeTint="34" w:fill="e5e5e5" w:themeFill="accent4" w:themeFillTint="34"/>
      </w:tcPr>
    </w:tblStylePr>
    <w:tblStylePr w:type="band1Vert">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tblStylePr w:type="firstCol">
      <w:rPr>
        <w:b/>
        <w:color w:val="b2b2b2" w:themeColor="accent4" w:themeTint="9A" w:themeShade="95"/>
      </w:rPr>
    </w:tblStylePr>
    <w:tblStylePr w:type="firstRow">
      <w:rPr>
        <w:b/>
        <w:color w:val="b2b2b2" w:themeColor="accent4" w:themeTint="9A" w:themeShade="95"/>
      </w:rPr>
      <w:tcPr>
        <w:tcBorders>
          <w:bottom w:val="single" w:color="B2B2B2" w:themeColor="accent4" w:themeTint="9A" w:sz="12" w:space="0"/>
        </w:tcBorders>
      </w:tcPr>
    </w:tblStylePr>
    <w:tblStylePr w:type="lastCol">
      <w:rPr>
        <w:b/>
        <w:color w:val="b2b2b2" w:themeColor="accent4" w:themeTint="9A" w:themeShade="95"/>
      </w:rPr>
    </w:tblStylePr>
    <w:tblStylePr w:type="lastRow">
      <w:rPr>
        <w:b/>
        <w:color w:val="b2b2b2" w:themeColor="accent4" w:themeTint="9A" w:themeShade="95"/>
      </w:rPr>
    </w:tblStylePr>
  </w:style>
  <w:style w:type="table" w:styleId="947" w:customStyle="1">
    <w:name w:val="Grid Table 6 Colorful - Accent 5"/>
    <w:basedOn w:val="885"/>
    <w:uiPriority w:val="99"/>
    <w:pPr>
      <w:spacing w:after="0" w:line="240" w:lineRule="auto"/>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373737" w:themeColor="accent5" w:themeShade="95"/>
        <w:sz w:val="22"/>
      </w:rPr>
      <w:tcPr>
        <w:shd w:val="clear" w:color="dedede" w:themeColor="accent5" w:themeTint="34" w:fill="dedede" w:themeFill="accent5" w:themeFillTint="34"/>
      </w:tcPr>
    </w:tblStylePr>
    <w:tblStylePr w:type="band1Vert">
      <w:tcPr>
        <w:shd w:val="clear" w:color="dedede" w:themeColor="accent5" w:themeTint="34" w:fill="dedede" w:themeFill="accent5" w:themeFillTint="34"/>
      </w:tcPr>
    </w:tblStylePr>
    <w:tblStylePr w:type="band2Horz">
      <w:rPr>
        <w:rFonts w:ascii="Arial" w:hAnsi="Arial"/>
        <w:color w:val="373737" w:themeColor="accent5" w:themeShade="95"/>
        <w:sz w:val="22"/>
      </w:rPr>
    </w:tblStylePr>
    <w:tblStylePr w:type="firstCol">
      <w:rPr>
        <w:b/>
        <w:color w:val="373737" w:themeColor="accent5" w:themeShade="95"/>
      </w:rPr>
    </w:tblStylePr>
    <w:tblStylePr w:type="firstRow">
      <w:rPr>
        <w:b/>
        <w:color w:val="373737" w:themeColor="accent5" w:themeShade="95"/>
      </w:rPr>
      <w:tcPr>
        <w:tcBorders>
          <w:bottom w:val="single" w:color="5F5F5F" w:themeColor="accent5" w:sz="12" w:space="0"/>
        </w:tcBorders>
      </w:tcPr>
    </w:tblStylePr>
    <w:tblStylePr w:type="lastCol">
      <w:rPr>
        <w:b/>
        <w:color w:val="373737" w:themeColor="accent5" w:themeShade="95"/>
      </w:rPr>
    </w:tblStylePr>
    <w:tblStylePr w:type="lastRow">
      <w:rPr>
        <w:b/>
        <w:color w:val="373737" w:themeColor="accent5" w:themeShade="95"/>
      </w:rPr>
    </w:tblStylePr>
  </w:style>
  <w:style w:type="table" w:styleId="948" w:customStyle="1">
    <w:name w:val="Grid Table 6 Colorful - Accent 6"/>
    <w:basedOn w:val="885"/>
    <w:uiPriority w:val="99"/>
    <w:pPr>
      <w:spacing w:after="0" w:line="240" w:lineRule="auto"/>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373737" w:themeColor="accent5" w:themeShade="95"/>
        <w:sz w:val="22"/>
      </w:rPr>
      <w:tcPr>
        <w:shd w:val="clear" w:color="dadada" w:themeColor="accent6" w:themeTint="34" w:fill="dadada" w:themeFill="accent6" w:themeFillTint="34"/>
      </w:tcPr>
    </w:tblStylePr>
    <w:tblStylePr w:type="band1Vert">
      <w:tcPr>
        <w:shd w:val="clear" w:color="dadada" w:themeColor="accent6" w:themeTint="34" w:fill="dadada" w:themeFill="accent6" w:themeFillTint="34"/>
      </w:tcPr>
    </w:tblStylePr>
    <w:tblStylePr w:type="band2Horz">
      <w:rPr>
        <w:rFonts w:ascii="Arial" w:hAnsi="Arial"/>
        <w:color w:val="373737" w:themeColor="accent5" w:themeShade="95"/>
        <w:sz w:val="22"/>
      </w:rPr>
    </w:tblStylePr>
    <w:tblStylePr w:type="firstCol">
      <w:rPr>
        <w:b/>
        <w:color w:val="373737" w:themeColor="accent5" w:themeShade="95"/>
      </w:rPr>
    </w:tblStylePr>
    <w:tblStylePr w:type="firstRow">
      <w:rPr>
        <w:b/>
        <w:color w:val="373737" w:themeColor="accent5" w:themeShade="95"/>
      </w:rPr>
      <w:tcPr>
        <w:tcBorders>
          <w:bottom w:val="single" w:color="4D4D4D" w:themeColor="accent6" w:sz="12" w:space="0"/>
        </w:tcBorders>
      </w:tcPr>
    </w:tblStylePr>
    <w:tblStylePr w:type="lastCol">
      <w:rPr>
        <w:b/>
        <w:color w:val="373737" w:themeColor="accent5" w:themeShade="95"/>
      </w:rPr>
    </w:tblStylePr>
    <w:tblStylePr w:type="lastRow">
      <w:rPr>
        <w:b/>
        <w:color w:val="373737" w:themeColor="accent5" w:themeShade="95"/>
      </w:rPr>
    </w:tblStylePr>
  </w:style>
  <w:style w:type="table" w:styleId="949">
    <w:name w:val="Grid Table 7 Colorful"/>
    <w:basedOn w:val="885"/>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50" w:customStyle="1">
    <w:name w:val="Grid Table 7 Colorful - Accent 1"/>
    <w:basedOn w:val="885"/>
    <w:uiPriority w:val="99"/>
    <w:pPr>
      <w:spacing w:after="0" w:line="240" w:lineRule="auto"/>
    </w:pPr>
    <w:tblPr>
      <w:tblStyleRowBandSize w:val="1"/>
      <w:tblStyleColBandSize w:val="1"/>
      <w:tblBorders>
        <w:bottom w:val="single" w:color="EDEDED" w:themeColor="accent1" w:themeTint="80" w:sz="4" w:space="0"/>
        <w:right w:val="single" w:color="EDEDED" w:themeColor="accent1" w:themeTint="80" w:sz="4" w:space="0"/>
        <w:insideH w:val="single" w:color="EDEDED" w:themeColor="accent1" w:themeTint="80" w:sz="4" w:space="0"/>
        <w:insideV w:val="single" w:color="EDEDED" w:themeColor="accent1" w:themeTint="80" w:sz="4" w:space="0"/>
      </w:tblBorders>
    </w:tblPr>
    <w:tblStylePr w:type="band1Horz">
      <w:rPr>
        <w:rFonts w:ascii="Arial" w:hAnsi="Arial"/>
        <w:color w:val="ededed" w:themeColor="accent1" w:themeTint="80" w:themeShade="95"/>
        <w:sz w:val="22"/>
      </w:rPr>
      <w:tcPr>
        <w:shd w:val="clear" w:color="f8f8f8" w:themeColor="accent1" w:themeTint="34" w:fill="f8f8f8" w:themeFill="accent1" w:themeFillTint="34"/>
      </w:tcPr>
    </w:tblStylePr>
    <w:tblStylePr w:type="band1Vert">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tblStylePr w:type="firstCol">
      <w:rPr>
        <w:rFonts w:ascii="Arial" w:hAnsi="Arial"/>
        <w:i/>
        <w:color w:val="ededed"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EDEDED" w:themeColor="accent1" w:themeTint="80" w:sz="4" w:space="0"/>
        </w:tcBorders>
      </w:tcPr>
    </w:tblStylePr>
    <w:tblStylePr w:type="firstRow">
      <w:rPr>
        <w:rFonts w:ascii="Arial" w:hAnsi="Arial"/>
        <w:b/>
        <w:color w:val="ededed" w:themeColor="accent1" w:themeTint="80" w:themeShade="95"/>
        <w:sz w:val="22"/>
      </w:rPr>
      <w:tcPr>
        <w:shd w:val="clear" w:color="ffffff" w:themeColor="light1" w:fill="ffffff" w:themeFill="light1"/>
        <w:tcBorders>
          <w:top w:val="none" w:color="000000" w:sz="4" w:space="0"/>
          <w:left w:val="none" w:color="000000" w:sz="4" w:space="0"/>
          <w:bottom w:val="single" w:color="EDEDED" w:themeColor="accent1" w:themeTint="80" w:sz="4" w:space="0"/>
          <w:right w:val="none" w:color="000000" w:sz="4" w:space="0"/>
        </w:tcBorders>
      </w:tcPr>
    </w:tblStylePr>
    <w:tblStylePr w:type="lastCol">
      <w:rPr>
        <w:rFonts w:ascii="Arial" w:hAnsi="Arial"/>
        <w:i/>
        <w:color w:val="ededed" w:themeColor="accent1" w:themeTint="80" w:themeShade="95"/>
        <w:sz w:val="22"/>
      </w:rPr>
      <w:tcPr>
        <w:shd w:val="clear" w:color="ffffff" w:fill="auto"/>
        <w:tcBorders>
          <w:top w:val="none" w:color="000000" w:sz="4" w:space="0"/>
          <w:left w:val="single" w:color="EDEDED" w:themeColor="accent1" w:themeTint="80" w:sz="4" w:space="0"/>
          <w:bottom w:val="none" w:color="000000" w:sz="4" w:space="0"/>
          <w:right w:val="none" w:color="000000" w:sz="4" w:space="0"/>
        </w:tcBorders>
      </w:tcPr>
    </w:tblStylePr>
    <w:tblStylePr w:type="lastRow">
      <w:rPr>
        <w:rFonts w:ascii="Arial" w:hAnsi="Arial"/>
        <w:b/>
        <w:color w:val="ededed" w:themeColor="accent1" w:themeTint="80" w:themeShade="95"/>
        <w:sz w:val="22"/>
      </w:rPr>
      <w:tcPr>
        <w:shd w:val="clear" w:color="ffffff" w:themeColor="light1" w:fill="ffffff" w:themeFill="light1"/>
        <w:tcBorders>
          <w:top w:val="single" w:color="EDEDED" w:themeColor="accent1" w:themeTint="80" w:sz="4" w:space="0"/>
          <w:left w:val="none" w:color="000000" w:sz="4" w:space="0"/>
          <w:bottom w:val="none" w:color="000000" w:sz="4" w:space="0"/>
          <w:right w:val="none" w:color="000000" w:sz="4" w:space="0"/>
        </w:tcBorders>
      </w:tcPr>
    </w:tblStylePr>
  </w:style>
  <w:style w:type="table" w:styleId="951" w:customStyle="1">
    <w:name w:val="Grid Table 7 Colorful - Accent 2"/>
    <w:basedOn w:val="885"/>
    <w:uiPriority w:val="99"/>
    <w:pPr>
      <w:spacing w:after="0" w:line="240" w:lineRule="auto"/>
    </w:pPr>
    <w:tblPr>
      <w:tblStyleRowBandSize w:val="1"/>
      <w:tblStyleColBandSize w:val="1"/>
      <w:tblBorders>
        <w:bottom w:val="single" w:color="D1D1D1" w:themeColor="accent2" w:themeTint="97" w:sz="4" w:space="0"/>
        <w:right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d1d1d1" w:themeColor="accent2" w:themeTint="97" w:themeShade="95"/>
        <w:sz w:val="22"/>
      </w:rPr>
      <w:tcPr>
        <w:shd w:val="clear" w:color="efefef" w:themeColor="accent2" w:themeTint="32" w:fill="efefef" w:themeFill="accent2" w:themeFillTint="32"/>
      </w:tcPr>
    </w:tblStylePr>
    <w:tblStylePr w:type="band1Vert">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tblStylePr w:type="firstCol">
      <w:rPr>
        <w:rFonts w:ascii="Arial" w:hAnsi="Arial"/>
        <w:i/>
        <w:color w:val="d1d1d1"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1D1D1" w:themeColor="accent2" w:themeTint="97" w:sz="4" w:space="0"/>
        </w:tcBorders>
      </w:tcPr>
    </w:tblStylePr>
    <w:tblStylePr w:type="firstRow">
      <w:rPr>
        <w:rFonts w:ascii="Arial" w:hAnsi="Arial"/>
        <w:b/>
        <w:color w:val="d1d1d1" w:themeColor="accent2" w:themeTint="97" w:themeShade="95"/>
        <w:sz w:val="22"/>
      </w:rPr>
      <w:tcPr>
        <w:shd w:val="clear" w:color="ffffff" w:themeColor="light1" w:fill="ffffff" w:themeFill="light1"/>
        <w:tcBorders>
          <w:top w:val="none" w:color="000000" w:sz="4" w:space="0"/>
          <w:left w:val="none" w:color="000000" w:sz="4" w:space="0"/>
          <w:bottom w:val="single" w:color="D1D1D1" w:themeColor="accent2" w:themeTint="97" w:sz="4" w:space="0"/>
          <w:right w:val="none" w:color="000000" w:sz="4" w:space="0"/>
        </w:tcBorders>
      </w:tcPr>
    </w:tblStylePr>
    <w:tblStylePr w:type="lastCol">
      <w:rPr>
        <w:rFonts w:ascii="Arial" w:hAnsi="Arial"/>
        <w:i/>
        <w:color w:val="d1d1d1" w:themeColor="accent2" w:themeTint="97" w:themeShade="95"/>
        <w:sz w:val="22"/>
      </w:rPr>
      <w:tcPr>
        <w:shd w:val="clear" w:color="ffffff" w:fill="auto"/>
        <w:tcBorders>
          <w:top w:val="none" w:color="000000" w:sz="4" w:space="0"/>
          <w:left w:val="single" w:color="D1D1D1" w:themeColor="accent2" w:themeTint="97" w:sz="4" w:space="0"/>
          <w:bottom w:val="none" w:color="000000" w:sz="4" w:space="0"/>
          <w:right w:val="none" w:color="000000" w:sz="4" w:space="0"/>
        </w:tcBorders>
      </w:tcPr>
    </w:tblStylePr>
    <w:tblStylePr w:type="lastRow">
      <w:rPr>
        <w:rFonts w:ascii="Arial" w:hAnsi="Arial"/>
        <w:b/>
        <w:color w:val="d1d1d1" w:themeColor="accent2" w:themeTint="97" w:themeShade="95"/>
        <w:sz w:val="22"/>
      </w:rPr>
      <w:tcPr>
        <w:shd w:val="clear" w:color="ffffff" w:themeColor="light1" w:fill="ffffff" w:themeFill="light1"/>
        <w:tcBorders>
          <w:top w:val="single" w:color="D1D1D1" w:themeColor="accent2" w:themeTint="97" w:sz="4" w:space="0"/>
          <w:left w:val="none" w:color="000000" w:sz="4" w:space="0"/>
          <w:bottom w:val="none" w:color="000000" w:sz="4" w:space="0"/>
          <w:right w:val="none" w:color="000000" w:sz="4" w:space="0"/>
        </w:tcBorders>
      </w:tcPr>
    </w:tblStylePr>
  </w:style>
  <w:style w:type="table" w:styleId="952" w:customStyle="1">
    <w:name w:val="Grid Table 7 Colorful - Accent 3"/>
    <w:basedOn w:val="885"/>
    <w:uiPriority w:val="99"/>
    <w:pPr>
      <w:spacing w:after="0" w:line="240" w:lineRule="auto"/>
    </w:pPr>
    <w:tblPr>
      <w:tblStyleRowBandSize w:val="1"/>
      <w:tblStyleColBandSize w:val="1"/>
      <w:tblBorders>
        <w:bottom w:val="single" w:color="969696" w:themeColor="accent3" w:themeTint="FE" w:sz="4" w:space="0"/>
        <w:right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969696" w:themeColor="accent3" w:themeTint="FE" w:themeShade="95"/>
        <w:sz w:val="22"/>
      </w:rPr>
      <w:tcPr>
        <w:shd w:val="clear" w:color="e9e9e9" w:themeColor="accent3" w:themeTint="34" w:fill="e9e9e9" w:themeFill="accent3" w:themeFillTint="34"/>
      </w:tcPr>
    </w:tblStylePr>
    <w:tblStylePr w:type="band1Vert">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tblStylePr w:type="firstCol">
      <w:rPr>
        <w:rFonts w:ascii="Arial" w:hAnsi="Arial"/>
        <w:i/>
        <w:color w:val="969696"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969696" w:themeColor="accent3" w:themeTint="FE" w:sz="4" w:space="0"/>
        </w:tcBorders>
      </w:tcPr>
    </w:tblStylePr>
    <w:tblStylePr w:type="firstRow">
      <w:rPr>
        <w:rFonts w:ascii="Arial" w:hAnsi="Arial"/>
        <w:b/>
        <w:color w:val="969696" w:themeColor="accent3" w:themeTint="FE" w:themeShade="95"/>
        <w:sz w:val="22"/>
      </w:rPr>
      <w:tcPr>
        <w:shd w:val="clear" w:color="ffffff" w:themeColor="light1" w:fill="ffffff" w:themeFill="light1"/>
        <w:tcBorders>
          <w:top w:val="none" w:color="000000" w:sz="4" w:space="0"/>
          <w:left w:val="none" w:color="000000" w:sz="4" w:space="0"/>
          <w:bottom w:val="single" w:color="969696" w:themeColor="accent3" w:themeTint="FE" w:sz="4" w:space="0"/>
          <w:right w:val="none" w:color="000000" w:sz="4" w:space="0"/>
        </w:tcBorders>
      </w:tcPr>
    </w:tblStylePr>
    <w:tblStylePr w:type="lastCol">
      <w:rPr>
        <w:rFonts w:ascii="Arial" w:hAnsi="Arial"/>
        <w:i/>
        <w:color w:val="969696" w:themeColor="accent3" w:themeTint="FE" w:themeShade="95"/>
        <w:sz w:val="22"/>
      </w:rPr>
      <w:tcPr>
        <w:shd w:val="clear" w:color="ffffff" w:fill="auto"/>
        <w:tcBorders>
          <w:top w:val="none" w:color="000000" w:sz="4" w:space="0"/>
          <w:left w:val="single" w:color="969696" w:themeColor="accent3" w:themeTint="FE" w:sz="4" w:space="0"/>
          <w:bottom w:val="none" w:color="000000" w:sz="4" w:space="0"/>
          <w:right w:val="none" w:color="000000" w:sz="4" w:space="0"/>
        </w:tcBorders>
      </w:tcPr>
    </w:tblStylePr>
    <w:tblStylePr w:type="lastRow">
      <w:rPr>
        <w:rFonts w:ascii="Arial" w:hAnsi="Arial"/>
        <w:b/>
        <w:color w:val="969696" w:themeColor="accent3" w:themeTint="FE" w:themeShade="95"/>
        <w:sz w:val="22"/>
      </w:rPr>
      <w:tcPr>
        <w:shd w:val="clear" w:color="ffffff" w:themeColor="light1" w:fill="ffffff" w:themeFill="light1"/>
        <w:tcBorders>
          <w:top w:val="single" w:color="969696" w:themeColor="accent3" w:themeTint="FE" w:sz="4" w:space="0"/>
          <w:left w:val="none" w:color="000000" w:sz="4" w:space="0"/>
          <w:bottom w:val="none" w:color="000000" w:sz="4" w:space="0"/>
          <w:right w:val="none" w:color="000000" w:sz="4" w:space="0"/>
        </w:tcBorders>
      </w:tcPr>
    </w:tblStylePr>
  </w:style>
  <w:style w:type="table" w:styleId="953" w:customStyle="1">
    <w:name w:val="Grid Table 7 Colorful - Accent 4"/>
    <w:basedOn w:val="885"/>
    <w:uiPriority w:val="99"/>
    <w:pPr>
      <w:spacing w:after="0" w:line="240" w:lineRule="auto"/>
    </w:pPr>
    <w:tblPr>
      <w:tblStyleRowBandSize w:val="1"/>
      <w:tblStyleColBandSize w:val="1"/>
      <w:tblBorders>
        <w:bottom w:val="single" w:color="B2B2B2" w:themeColor="accent4" w:themeTint="9A" w:sz="4" w:space="0"/>
        <w:right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b2b2b2" w:themeColor="accent4" w:themeTint="9A" w:themeShade="95"/>
        <w:sz w:val="22"/>
      </w:rPr>
      <w:tcPr>
        <w:shd w:val="clear" w:color="e5e5e5" w:themeColor="accent4" w:themeTint="34" w:fill="e5e5e5" w:themeFill="accent4" w:themeFillTint="34"/>
      </w:tcPr>
    </w:tblStylePr>
    <w:tblStylePr w:type="band1Vert">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tblStylePr w:type="firstCol">
      <w:rPr>
        <w:rFonts w:ascii="Arial" w:hAnsi="Arial"/>
        <w:i/>
        <w:color w:val="b2b2b2"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B2B2" w:themeColor="accent4" w:themeTint="9A" w:sz="4" w:space="0"/>
        </w:tcBorders>
      </w:tcPr>
    </w:tblStylePr>
    <w:tblStylePr w:type="firstRow">
      <w:rPr>
        <w:rFonts w:ascii="Arial" w:hAnsi="Arial"/>
        <w:b/>
        <w:color w:val="b2b2b2" w:themeColor="accent4" w:themeTint="9A" w:themeShade="95"/>
        <w:sz w:val="22"/>
      </w:rPr>
      <w:tcPr>
        <w:shd w:val="clear" w:color="ffffff" w:themeColor="light1" w:fill="ffffff" w:themeFill="light1"/>
        <w:tcBorders>
          <w:top w:val="none" w:color="000000" w:sz="4" w:space="0"/>
          <w:left w:val="none" w:color="000000" w:sz="4" w:space="0"/>
          <w:bottom w:val="single" w:color="B2B2B2" w:themeColor="accent4" w:themeTint="9A" w:sz="4" w:space="0"/>
          <w:right w:val="none" w:color="000000" w:sz="4" w:space="0"/>
        </w:tcBorders>
      </w:tcPr>
    </w:tblStylePr>
    <w:tblStylePr w:type="lastCol">
      <w:rPr>
        <w:rFonts w:ascii="Arial" w:hAnsi="Arial"/>
        <w:i/>
        <w:color w:val="b2b2b2" w:themeColor="accent4" w:themeTint="9A" w:themeShade="95"/>
        <w:sz w:val="22"/>
      </w:rPr>
      <w:tcPr>
        <w:shd w:val="clear" w:color="ffffff" w:fill="auto"/>
        <w:tcBorders>
          <w:top w:val="none" w:color="000000" w:sz="4" w:space="0"/>
          <w:left w:val="single" w:color="B2B2B2" w:themeColor="accent4" w:themeTint="9A" w:sz="4" w:space="0"/>
          <w:bottom w:val="none" w:color="000000" w:sz="4" w:space="0"/>
          <w:right w:val="none" w:color="000000" w:sz="4" w:space="0"/>
        </w:tcBorders>
      </w:tcPr>
    </w:tblStylePr>
    <w:tblStylePr w:type="lastRow">
      <w:rPr>
        <w:rFonts w:ascii="Arial" w:hAnsi="Arial"/>
        <w:b/>
        <w:color w:val="b2b2b2" w:themeColor="accent4" w:themeTint="9A" w:themeShade="95"/>
        <w:sz w:val="22"/>
      </w:rPr>
      <w:tcPr>
        <w:shd w:val="clear" w:color="ffffff" w:themeColor="light1" w:fill="ffffff" w:themeFill="light1"/>
        <w:tcBorders>
          <w:top w:val="single" w:color="B2B2B2" w:themeColor="accent4" w:themeTint="9A" w:sz="4" w:space="0"/>
          <w:left w:val="none" w:color="000000" w:sz="4" w:space="0"/>
          <w:bottom w:val="none" w:color="000000" w:sz="4" w:space="0"/>
          <w:right w:val="none" w:color="000000" w:sz="4" w:space="0"/>
        </w:tcBorders>
      </w:tcPr>
    </w:tblStylePr>
  </w:style>
  <w:style w:type="table" w:styleId="954" w:customStyle="1">
    <w:name w:val="Grid Table 7 Colorful - Accent 5"/>
    <w:basedOn w:val="885"/>
    <w:uiPriority w:val="99"/>
    <w:pPr>
      <w:spacing w:after="0" w:line="240" w:lineRule="auto"/>
    </w:pPr>
    <w:tblPr>
      <w:tblStyleRowBandSize w:val="1"/>
      <w:tblStyleColBandSize w:val="1"/>
      <w:tblBorders>
        <w:bottom w:val="single" w:color="A4A4A4" w:themeColor="accent5" w:themeTint="90" w:sz="4" w:space="0"/>
        <w:right w:val="single" w:color="A4A4A4" w:themeColor="accent5" w:themeTint="90" w:sz="4" w:space="0"/>
        <w:insideH w:val="single" w:color="A4A4A4" w:themeColor="accent5" w:themeTint="90" w:sz="4" w:space="0"/>
        <w:insideV w:val="single" w:color="A4A4A4" w:themeColor="accent5" w:themeTint="90" w:sz="4" w:space="0"/>
      </w:tblBorders>
    </w:tblPr>
    <w:tblStylePr w:type="band1Horz">
      <w:rPr>
        <w:rFonts w:ascii="Arial" w:hAnsi="Arial"/>
        <w:color w:val="373737" w:themeColor="accent5" w:themeShade="95"/>
        <w:sz w:val="22"/>
      </w:rPr>
      <w:tcPr>
        <w:shd w:val="clear" w:color="dedede" w:themeColor="accent5" w:themeTint="34" w:fill="dedede" w:themeFill="accent5" w:themeFillTint="34"/>
      </w:tcPr>
    </w:tblStylePr>
    <w:tblStylePr w:type="band1Vert">
      <w:tcPr>
        <w:shd w:val="clear" w:color="dedede" w:themeColor="accent5" w:themeTint="34" w:fill="dedede" w:themeFill="accent5" w:themeFillTint="34"/>
      </w:tcPr>
    </w:tblStylePr>
    <w:tblStylePr w:type="band2Horz">
      <w:rPr>
        <w:rFonts w:ascii="Arial" w:hAnsi="Arial"/>
        <w:color w:val="373737" w:themeColor="accent5" w:themeShade="95"/>
        <w:sz w:val="22"/>
      </w:rPr>
    </w:tblStylePr>
    <w:tblStylePr w:type="firstCol">
      <w:rPr>
        <w:rFonts w:ascii="Arial" w:hAnsi="Arial"/>
        <w:i/>
        <w:color w:val="373737" w:themeColor="accent5" w:themeShade="95"/>
        <w:sz w:val="22"/>
      </w:rPr>
      <w:pPr>
        <w:jc w:val="right"/>
      </w:pPr>
      <w:tcPr>
        <w:shd w:val="clear" w:color="ffffff" w:fill="auto"/>
        <w:tcBorders>
          <w:top w:val="none" w:color="000000" w:sz="4" w:space="0"/>
          <w:left w:val="none" w:color="000000" w:sz="4" w:space="0"/>
          <w:bottom w:val="none" w:color="000000" w:sz="4" w:space="0"/>
          <w:right w:val="single" w:color="A4A4A4" w:themeColor="accent5" w:themeTint="90" w:sz="4" w:space="0"/>
        </w:tcBorders>
      </w:tcPr>
    </w:tblStylePr>
    <w:tblStylePr w:type="firstRow">
      <w:rPr>
        <w:rFonts w:ascii="Arial" w:hAnsi="Arial"/>
        <w:b/>
        <w:color w:val="373737" w:themeColor="accent5" w:themeShade="95"/>
        <w:sz w:val="22"/>
      </w:rPr>
      <w:tcPr>
        <w:shd w:val="clear" w:color="ffffff" w:themeColor="light1" w:fill="ffffff" w:themeFill="light1"/>
        <w:tcBorders>
          <w:top w:val="none" w:color="000000" w:sz="4" w:space="0"/>
          <w:left w:val="none" w:color="000000" w:sz="4" w:space="0"/>
          <w:bottom w:val="single" w:color="A4A4A4" w:themeColor="accent5" w:themeTint="90" w:sz="4" w:space="0"/>
          <w:right w:val="none" w:color="000000" w:sz="4" w:space="0"/>
        </w:tcBorders>
      </w:tcPr>
    </w:tblStylePr>
    <w:tblStylePr w:type="lastCol">
      <w:rPr>
        <w:rFonts w:ascii="Arial" w:hAnsi="Arial"/>
        <w:i/>
        <w:color w:val="373737" w:themeColor="accent5" w:themeShade="95"/>
        <w:sz w:val="22"/>
      </w:rPr>
      <w:tcPr>
        <w:shd w:val="clear" w:color="ffffff" w:fill="auto"/>
        <w:tcBorders>
          <w:top w:val="none" w:color="000000" w:sz="4" w:space="0"/>
          <w:left w:val="single" w:color="A4A4A4" w:themeColor="accent5" w:themeTint="90" w:sz="4" w:space="0"/>
          <w:bottom w:val="none" w:color="000000" w:sz="4" w:space="0"/>
          <w:right w:val="none" w:color="000000" w:sz="4" w:space="0"/>
        </w:tcBorders>
      </w:tcPr>
    </w:tblStylePr>
    <w:tblStylePr w:type="lastRow">
      <w:rPr>
        <w:rFonts w:ascii="Arial" w:hAnsi="Arial"/>
        <w:b/>
        <w:color w:val="373737" w:themeColor="accent5" w:themeShade="95"/>
        <w:sz w:val="22"/>
      </w:rPr>
      <w:tcPr>
        <w:shd w:val="clear" w:color="ffffff" w:themeColor="light1" w:fill="ffffff" w:themeFill="light1"/>
        <w:tcBorders>
          <w:top w:val="single" w:color="A4A4A4" w:themeColor="accent5" w:themeTint="90" w:sz="4" w:space="0"/>
          <w:left w:val="none" w:color="000000" w:sz="4" w:space="0"/>
          <w:bottom w:val="none" w:color="000000" w:sz="4" w:space="0"/>
          <w:right w:val="none" w:color="000000" w:sz="4" w:space="0"/>
        </w:tcBorders>
      </w:tcPr>
    </w:tblStylePr>
  </w:style>
  <w:style w:type="table" w:styleId="955" w:customStyle="1">
    <w:name w:val="Grid Table 7 Colorful - Accent 6"/>
    <w:basedOn w:val="885"/>
    <w:uiPriority w:val="99"/>
    <w:pPr>
      <w:spacing w:after="0" w:line="240" w:lineRule="auto"/>
    </w:pPr>
    <w:tblPr>
      <w:tblStyleRowBandSize w:val="1"/>
      <w:tblStyleColBandSize w:val="1"/>
      <w:tblBorders>
        <w:bottom w:val="single" w:color="9A9A9A" w:themeColor="accent6" w:themeTint="90" w:sz="4" w:space="0"/>
        <w:right w:val="single" w:color="9A9A9A" w:themeColor="accent6" w:themeTint="90" w:sz="4" w:space="0"/>
        <w:insideH w:val="single" w:color="9A9A9A" w:themeColor="accent6" w:themeTint="90" w:sz="4" w:space="0"/>
        <w:insideV w:val="single" w:color="9A9A9A" w:themeColor="accent6" w:themeTint="90" w:sz="4" w:space="0"/>
      </w:tblBorders>
    </w:tblPr>
    <w:tblStylePr w:type="band1Horz">
      <w:rPr>
        <w:rFonts w:ascii="Arial" w:hAnsi="Arial"/>
        <w:color w:val="2c2c2c" w:themeColor="accent6" w:themeShade="95"/>
        <w:sz w:val="22"/>
      </w:rPr>
      <w:tcPr>
        <w:shd w:val="clear" w:color="dadada" w:themeColor="accent6" w:themeTint="34" w:fill="dadada" w:themeFill="accent6" w:themeFillTint="34"/>
      </w:tcPr>
    </w:tblStylePr>
    <w:tblStylePr w:type="band1Vert">
      <w:tcPr>
        <w:shd w:val="clear" w:color="dadada" w:themeColor="accent6" w:themeTint="34" w:fill="dadada" w:themeFill="accent6" w:themeFillTint="34"/>
      </w:tcPr>
    </w:tblStylePr>
    <w:tblStylePr w:type="band2Horz">
      <w:rPr>
        <w:rFonts w:ascii="Arial" w:hAnsi="Arial"/>
        <w:color w:val="2c2c2c" w:themeColor="accent6" w:themeShade="95"/>
        <w:sz w:val="22"/>
      </w:rPr>
    </w:tblStylePr>
    <w:tblStylePr w:type="firstCol">
      <w:rPr>
        <w:rFonts w:ascii="Arial" w:hAnsi="Arial"/>
        <w:i/>
        <w:color w:val="2c2c2c" w:themeColor="accent6" w:themeShade="95"/>
        <w:sz w:val="22"/>
      </w:rPr>
      <w:pPr>
        <w:jc w:val="right"/>
      </w:pPr>
      <w:tcPr>
        <w:shd w:val="clear" w:color="ffffff" w:fill="auto"/>
        <w:tcBorders>
          <w:top w:val="none" w:color="000000" w:sz="4" w:space="0"/>
          <w:left w:val="none" w:color="000000" w:sz="4" w:space="0"/>
          <w:bottom w:val="none" w:color="000000" w:sz="4" w:space="0"/>
          <w:right w:val="single" w:color="9A9A9A" w:themeColor="accent6" w:themeTint="90" w:sz="4" w:space="0"/>
        </w:tcBorders>
      </w:tcPr>
    </w:tblStylePr>
    <w:tblStylePr w:type="firstRow">
      <w:rPr>
        <w:rFonts w:ascii="Arial" w:hAnsi="Arial"/>
        <w:b/>
        <w:color w:val="2c2c2c" w:themeColor="accent6" w:themeShade="95"/>
        <w:sz w:val="22"/>
      </w:rPr>
      <w:tcPr>
        <w:shd w:val="clear" w:color="ffffff" w:themeColor="light1" w:fill="ffffff" w:themeFill="light1"/>
        <w:tcBorders>
          <w:top w:val="none" w:color="000000" w:sz="4" w:space="0"/>
          <w:left w:val="none" w:color="000000" w:sz="4" w:space="0"/>
          <w:bottom w:val="single" w:color="9A9A9A" w:themeColor="accent6" w:themeTint="90" w:sz="4" w:space="0"/>
          <w:right w:val="none" w:color="000000" w:sz="4" w:space="0"/>
        </w:tcBorders>
      </w:tcPr>
    </w:tblStylePr>
    <w:tblStylePr w:type="lastCol">
      <w:rPr>
        <w:rFonts w:ascii="Arial" w:hAnsi="Arial"/>
        <w:i/>
        <w:color w:val="2c2c2c" w:themeColor="accent6" w:themeShade="95"/>
        <w:sz w:val="22"/>
      </w:rPr>
      <w:tcPr>
        <w:shd w:val="clear" w:color="ffffff" w:fill="auto"/>
        <w:tcBorders>
          <w:top w:val="none" w:color="000000" w:sz="4" w:space="0"/>
          <w:left w:val="single" w:color="9A9A9A" w:themeColor="accent6" w:themeTint="90" w:sz="4" w:space="0"/>
          <w:bottom w:val="none" w:color="000000" w:sz="4" w:space="0"/>
          <w:right w:val="none" w:color="000000" w:sz="4" w:space="0"/>
        </w:tcBorders>
      </w:tcPr>
    </w:tblStylePr>
    <w:tblStylePr w:type="lastRow">
      <w:rPr>
        <w:rFonts w:ascii="Arial" w:hAnsi="Arial"/>
        <w:b/>
        <w:color w:val="2c2c2c" w:themeColor="accent6" w:themeShade="95"/>
        <w:sz w:val="22"/>
      </w:rPr>
      <w:tcPr>
        <w:shd w:val="clear" w:color="ffffff" w:themeColor="light1" w:fill="ffffff" w:themeFill="light1"/>
        <w:tcBorders>
          <w:top w:val="single" w:color="9A9A9A" w:themeColor="accent6" w:themeTint="90" w:sz="4" w:space="0"/>
          <w:left w:val="none" w:color="000000" w:sz="4" w:space="0"/>
          <w:bottom w:val="none" w:color="000000" w:sz="4" w:space="0"/>
          <w:right w:val="none" w:color="000000" w:sz="4" w:space="0"/>
        </w:tcBorders>
      </w:tcPr>
    </w:tblStylePr>
  </w:style>
  <w:style w:type="table" w:styleId="956">
    <w:name w:val="List Table 1 Light"/>
    <w:basedOn w:val="885"/>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57" w:customStyle="1">
    <w:name w:val="List Table 1 Light - Accent 1"/>
    <w:basedOn w:val="885"/>
    <w:uiPriority w:val="99"/>
    <w:pPr>
      <w:spacing w:after="0" w:line="240" w:lineRule="auto"/>
    </w:pPr>
    <w:tblPr>
      <w:tblStyleRowBandSize w:val="1"/>
      <w:tblStyleColBandSize w:val="1"/>
    </w:tblPr>
    <w:tblStylePr w:type="band1Horz">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DDDDDD" w:themeColor="accent1" w:sz="4" w:space="0"/>
          <w:right w:val="none" w:color="000000" w:sz="4" w:space="0"/>
        </w:tcBorders>
      </w:tcPr>
    </w:tblStylePr>
    <w:tblStylePr w:type="lastCol">
      <w:rPr>
        <w:b/>
        <w:color w:val="404040"/>
      </w:rPr>
    </w:tblStylePr>
    <w:tblStylePr w:type="lastRow">
      <w:rPr>
        <w:b/>
        <w:color w:val="404040"/>
      </w:rPr>
      <w:tcPr>
        <w:tcBorders>
          <w:top w:val="single" w:color="DDDDDD" w:themeColor="accent1" w:sz="4" w:space="0"/>
          <w:left w:val="none" w:color="000000" w:sz="4" w:space="0"/>
          <w:bottom w:val="none" w:color="000000" w:sz="4" w:space="0"/>
          <w:right w:val="none" w:color="000000" w:sz="4" w:space="0"/>
        </w:tcBorders>
      </w:tcPr>
    </w:tblStylePr>
  </w:style>
  <w:style w:type="table" w:styleId="958" w:customStyle="1">
    <w:name w:val="List Table 1 Light - Accent 2"/>
    <w:basedOn w:val="885"/>
    <w:uiPriority w:val="99"/>
    <w:pPr>
      <w:spacing w:after="0" w:line="240" w:lineRule="auto"/>
    </w:pPr>
    <w:tblPr>
      <w:tblStyleRowBandSize w:val="1"/>
      <w:tblStyleColBandSize w:val="1"/>
    </w:tblPr>
    <w:tblStylePr w:type="band1Horz">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B2B2B2" w:themeColor="accent2" w:sz="4" w:space="0"/>
          <w:right w:val="none" w:color="000000" w:sz="4" w:space="0"/>
        </w:tcBorders>
      </w:tcPr>
    </w:tblStylePr>
    <w:tblStylePr w:type="lastCol">
      <w:rPr>
        <w:b/>
        <w:color w:val="404040"/>
      </w:rPr>
    </w:tblStylePr>
    <w:tblStylePr w:type="lastRow">
      <w:rPr>
        <w:b/>
        <w:color w:val="404040"/>
      </w:rPr>
      <w:tcPr>
        <w:tcBorders>
          <w:top w:val="single" w:color="B2B2B2" w:themeColor="accent2" w:sz="4" w:space="0"/>
          <w:left w:val="none" w:color="000000" w:sz="4" w:space="0"/>
          <w:bottom w:val="none" w:color="000000" w:sz="4" w:space="0"/>
          <w:right w:val="none" w:color="000000" w:sz="4" w:space="0"/>
        </w:tcBorders>
      </w:tcPr>
    </w:tblStylePr>
  </w:style>
  <w:style w:type="table" w:styleId="959" w:customStyle="1">
    <w:name w:val="List Table 1 Light - Accent 3"/>
    <w:basedOn w:val="885"/>
    <w:uiPriority w:val="99"/>
    <w:pPr>
      <w:spacing w:after="0" w:line="240" w:lineRule="auto"/>
    </w:pPr>
    <w:tblPr>
      <w:tblStyleRowBandSize w:val="1"/>
      <w:tblStyleColBandSize w:val="1"/>
    </w:tblPr>
    <w:tblStylePr w:type="band1Horz">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69696" w:themeColor="accent3" w:sz="4" w:space="0"/>
          <w:right w:val="none" w:color="000000" w:sz="4" w:space="0"/>
        </w:tcBorders>
      </w:tcPr>
    </w:tblStylePr>
    <w:tblStylePr w:type="lastCol">
      <w:rPr>
        <w:b/>
        <w:color w:val="404040"/>
      </w:rPr>
    </w:tblStylePr>
    <w:tblStylePr w:type="lastRow">
      <w:rPr>
        <w:b/>
        <w:color w:val="404040"/>
      </w:rPr>
      <w:tcPr>
        <w:tcBorders>
          <w:top w:val="single" w:color="969696" w:themeColor="accent3" w:sz="4" w:space="0"/>
          <w:left w:val="none" w:color="000000" w:sz="4" w:space="0"/>
          <w:bottom w:val="none" w:color="000000" w:sz="4" w:space="0"/>
          <w:right w:val="none" w:color="000000" w:sz="4" w:space="0"/>
        </w:tcBorders>
      </w:tcPr>
    </w:tblStylePr>
  </w:style>
  <w:style w:type="table" w:styleId="960" w:customStyle="1">
    <w:name w:val="List Table 1 Light - Accent 4"/>
    <w:basedOn w:val="885"/>
    <w:uiPriority w:val="99"/>
    <w:pPr>
      <w:spacing w:after="0" w:line="240" w:lineRule="auto"/>
    </w:pPr>
    <w:tblPr>
      <w:tblStyleRowBandSize w:val="1"/>
      <w:tblStyleColBandSize w:val="1"/>
    </w:tblPr>
    <w:tblStylePr w:type="band1Horz">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8080" w:themeColor="accent4" w:sz="4" w:space="0"/>
          <w:right w:val="none" w:color="000000" w:sz="4" w:space="0"/>
        </w:tcBorders>
      </w:tcPr>
    </w:tblStylePr>
    <w:tblStylePr w:type="lastCol">
      <w:rPr>
        <w:b/>
        <w:color w:val="404040"/>
      </w:rPr>
    </w:tblStylePr>
    <w:tblStylePr w:type="lastRow">
      <w:rPr>
        <w:b/>
        <w:color w:val="404040"/>
      </w:rPr>
      <w:tcPr>
        <w:tcBorders>
          <w:top w:val="single" w:color="808080" w:themeColor="accent4" w:sz="4" w:space="0"/>
          <w:left w:val="none" w:color="000000" w:sz="4" w:space="0"/>
          <w:bottom w:val="none" w:color="000000" w:sz="4" w:space="0"/>
          <w:right w:val="none" w:color="000000" w:sz="4" w:space="0"/>
        </w:tcBorders>
      </w:tcPr>
    </w:tblStylePr>
  </w:style>
  <w:style w:type="table" w:styleId="961" w:customStyle="1">
    <w:name w:val="List Table 1 Light - Accent 5"/>
    <w:basedOn w:val="885"/>
    <w:uiPriority w:val="99"/>
    <w:pPr>
      <w:spacing w:after="0" w:line="240" w:lineRule="auto"/>
    </w:pPr>
    <w:tblPr>
      <w:tblStyleRowBandSize w:val="1"/>
      <w:tblStyleColBandSize w:val="1"/>
    </w:tblPr>
    <w:tblStylePr w:type="band1Horz">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F5F5F" w:themeColor="accent5" w:sz="4" w:space="0"/>
          <w:right w:val="none" w:color="000000" w:sz="4" w:space="0"/>
        </w:tcBorders>
      </w:tcPr>
    </w:tblStylePr>
    <w:tblStylePr w:type="lastCol">
      <w:rPr>
        <w:b/>
        <w:color w:val="404040"/>
      </w:rPr>
    </w:tblStylePr>
    <w:tblStylePr w:type="lastRow">
      <w:rPr>
        <w:b/>
        <w:color w:val="404040"/>
      </w:rPr>
      <w:tcPr>
        <w:tcBorders>
          <w:top w:val="single" w:color="5F5F5F" w:themeColor="accent5" w:sz="4" w:space="0"/>
          <w:left w:val="none" w:color="000000" w:sz="4" w:space="0"/>
          <w:bottom w:val="none" w:color="000000" w:sz="4" w:space="0"/>
          <w:right w:val="none" w:color="000000" w:sz="4" w:space="0"/>
        </w:tcBorders>
      </w:tcPr>
    </w:tblStylePr>
  </w:style>
  <w:style w:type="table" w:styleId="962" w:customStyle="1">
    <w:name w:val="List Table 1 Light - Accent 6"/>
    <w:basedOn w:val="885"/>
    <w:uiPriority w:val="99"/>
    <w:pPr>
      <w:spacing w:after="0" w:line="240" w:lineRule="auto"/>
    </w:pPr>
    <w:tblPr>
      <w:tblStyleRowBandSize w:val="1"/>
      <w:tblStyleColBandSize w:val="1"/>
    </w:tblPr>
    <w:tblStylePr w:type="band1Horz">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D4D4D" w:themeColor="accent6" w:sz="4" w:space="0"/>
          <w:right w:val="none" w:color="000000" w:sz="4" w:space="0"/>
        </w:tcBorders>
      </w:tcPr>
    </w:tblStylePr>
    <w:tblStylePr w:type="lastCol">
      <w:rPr>
        <w:b/>
        <w:color w:val="404040"/>
      </w:rPr>
    </w:tblStylePr>
    <w:tblStylePr w:type="lastRow">
      <w:rPr>
        <w:b/>
        <w:color w:val="404040"/>
      </w:rPr>
      <w:tcPr>
        <w:tcBorders>
          <w:top w:val="single" w:color="4D4D4D" w:themeColor="accent6" w:sz="4" w:space="0"/>
          <w:left w:val="none" w:color="000000" w:sz="4" w:space="0"/>
          <w:bottom w:val="none" w:color="000000" w:sz="4" w:space="0"/>
          <w:right w:val="none" w:color="000000" w:sz="4" w:space="0"/>
        </w:tcBorders>
      </w:tcPr>
    </w:tblStylePr>
  </w:style>
  <w:style w:type="table" w:styleId="963">
    <w:name w:val="List Table 2"/>
    <w:basedOn w:val="885"/>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964" w:customStyle="1">
    <w:name w:val="List Table 2 - Accent 1"/>
    <w:basedOn w:val="885"/>
    <w:uiPriority w:val="99"/>
    <w:pPr>
      <w:spacing w:after="0" w:line="240" w:lineRule="auto"/>
    </w:pPr>
    <w:tblPr>
      <w:tblStyleRowBandSize w:val="1"/>
      <w:tblStyleColBandSize w:val="1"/>
      <w:tblBorders>
        <w:top w:val="single" w:color="EBEBEB" w:themeColor="accent1" w:themeTint="90" w:sz="4" w:space="0"/>
        <w:bottom w:val="single" w:color="EBEBEB" w:themeColor="accent1" w:themeTint="90" w:sz="4" w:space="0"/>
        <w:insideH w:val="single" w:color="EBEBEB" w:themeColor="accent1" w:themeTint="90" w:sz="4" w:space="0"/>
      </w:tblBorders>
    </w:tblPr>
    <w:tblStylePr w:type="band1Horz">
      <w:rPr>
        <w:rFonts w:ascii="Arial" w:hAnsi="Arial"/>
        <w:color w:val="404040"/>
        <w:sz w:val="22"/>
      </w:rPr>
      <w:tcPr>
        <w:shd w:val="clear" w:color="f6f6f6" w:themeColor="accent1" w:themeTint="40" w:fill="f6f6f6" w:themeFill="accent1" w:themeFillTint="40"/>
      </w:tcPr>
    </w:tblStylePr>
    <w:tblStylePr w:type="band1Vert">
      <w:rPr>
        <w:rFonts w:ascii="Arial" w:hAnsi="Arial"/>
        <w:color w:val="404040"/>
        <w:sz w:val="22"/>
      </w:rPr>
      <w:tcPr>
        <w:shd w:val="clear" w:color="f6f6f6" w:themeColor="accent1" w:themeTint="40" w:fill="f6f6f6"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EBEBEB" w:themeColor="accent1" w:themeTint="90" w:sz="4" w:space="0"/>
          <w:left w:val="none" w:color="000000" w:sz="4" w:space="0"/>
          <w:bottom w:val="single" w:color="EBEBEB"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EBEBEB" w:themeColor="accent1" w:themeTint="90" w:sz="4" w:space="0"/>
          <w:left w:val="none" w:color="000000" w:sz="4" w:space="0"/>
          <w:bottom w:val="single" w:color="EBEBEB" w:themeColor="accent1" w:themeTint="90" w:sz="4" w:space="0"/>
          <w:right w:val="none" w:color="000000" w:sz="4" w:space="0"/>
        </w:tcBorders>
      </w:tcPr>
    </w:tblStylePr>
  </w:style>
  <w:style w:type="table" w:styleId="965" w:customStyle="1">
    <w:name w:val="List Table 2 - Accent 2"/>
    <w:basedOn w:val="885"/>
    <w:uiPriority w:val="99"/>
    <w:pPr>
      <w:spacing w:after="0" w:line="240" w:lineRule="auto"/>
    </w:pPr>
    <w:tblPr>
      <w:tblStyleRowBandSize w:val="1"/>
      <w:tblStyleColBandSize w:val="1"/>
      <w:tblBorders>
        <w:top w:val="single" w:color="D3D3D3" w:themeColor="accent2" w:themeTint="90" w:sz="4" w:space="0"/>
        <w:bottom w:val="single" w:color="D3D3D3" w:themeColor="accent2" w:themeTint="90" w:sz="4" w:space="0"/>
        <w:insideH w:val="single" w:color="D3D3D3" w:themeColor="accent2" w:themeTint="90" w:sz="4" w:space="0"/>
      </w:tblBorders>
    </w:tblPr>
    <w:tblStylePr w:type="band1Horz">
      <w:rPr>
        <w:rFonts w:ascii="Arial" w:hAnsi="Arial"/>
        <w:color w:val="404040"/>
        <w:sz w:val="22"/>
      </w:rPr>
      <w:tcPr>
        <w:shd w:val="clear" w:color="ebebeb" w:themeColor="accent2" w:themeTint="40" w:fill="ebebeb" w:themeFill="accent2" w:themeFillTint="40"/>
      </w:tcPr>
    </w:tblStylePr>
    <w:tblStylePr w:type="band1Vert">
      <w:rPr>
        <w:rFonts w:ascii="Arial" w:hAnsi="Arial"/>
        <w:color w:val="404040"/>
        <w:sz w:val="22"/>
      </w:rPr>
      <w:tcPr>
        <w:shd w:val="clear" w:color="ebebeb" w:themeColor="accent2" w:themeTint="40" w:fill="ebebe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3D3D3" w:themeColor="accent2" w:themeTint="90" w:sz="4" w:space="0"/>
          <w:left w:val="none" w:color="000000" w:sz="4" w:space="0"/>
          <w:bottom w:val="single" w:color="D3D3D3"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3D3D3" w:themeColor="accent2" w:themeTint="90" w:sz="4" w:space="0"/>
          <w:left w:val="none" w:color="000000" w:sz="4" w:space="0"/>
          <w:bottom w:val="single" w:color="D3D3D3" w:themeColor="accent2" w:themeTint="90" w:sz="4" w:space="0"/>
          <w:right w:val="none" w:color="000000" w:sz="4" w:space="0"/>
        </w:tcBorders>
      </w:tcPr>
    </w:tblStylePr>
  </w:style>
  <w:style w:type="table" w:styleId="966" w:customStyle="1">
    <w:name w:val="List Table 2 - Accent 3"/>
    <w:basedOn w:val="885"/>
    <w:uiPriority w:val="99"/>
    <w:pPr>
      <w:spacing w:after="0" w:line="240" w:lineRule="auto"/>
    </w:pPr>
    <w:tblPr>
      <w:tblStyleRowBandSize w:val="1"/>
      <w:tblStyleColBandSize w:val="1"/>
      <w:tblBorders>
        <w:top w:val="single" w:color="C3C3C3" w:themeColor="accent3" w:themeTint="90" w:sz="4" w:space="0"/>
        <w:bottom w:val="single" w:color="C3C3C3" w:themeColor="accent3" w:themeTint="90" w:sz="4" w:space="0"/>
        <w:insideH w:val="single" w:color="C3C3C3" w:themeColor="accent3" w:themeTint="90" w:sz="4" w:space="0"/>
      </w:tblBorders>
    </w:tblPr>
    <w:tblStylePr w:type="band1Horz">
      <w:rPr>
        <w:rFonts w:ascii="Arial" w:hAnsi="Arial"/>
        <w:color w:val="404040"/>
        <w:sz w:val="22"/>
      </w:rPr>
      <w:tcPr>
        <w:shd w:val="clear" w:color="e4e4e4" w:themeColor="accent3" w:themeTint="40" w:fill="e4e4e4" w:themeFill="accent3" w:themeFillTint="40"/>
      </w:tcPr>
    </w:tblStylePr>
    <w:tblStylePr w:type="band1Vert">
      <w:rPr>
        <w:rFonts w:ascii="Arial" w:hAnsi="Arial"/>
        <w:color w:val="404040"/>
        <w:sz w:val="22"/>
      </w:rPr>
      <w:tcPr>
        <w:shd w:val="clear" w:color="e4e4e4" w:themeColor="accent3" w:themeTint="40" w:fill="e4e4e4"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3C3C3" w:themeColor="accent3" w:themeTint="90" w:sz="4" w:space="0"/>
          <w:left w:val="none" w:color="000000" w:sz="4" w:space="0"/>
          <w:bottom w:val="single" w:color="C3C3C3"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3C3C3" w:themeColor="accent3" w:themeTint="90" w:sz="4" w:space="0"/>
          <w:left w:val="none" w:color="000000" w:sz="4" w:space="0"/>
          <w:bottom w:val="single" w:color="C3C3C3" w:themeColor="accent3" w:themeTint="90" w:sz="4" w:space="0"/>
          <w:right w:val="none" w:color="000000" w:sz="4" w:space="0"/>
        </w:tcBorders>
      </w:tcPr>
    </w:tblStylePr>
  </w:style>
  <w:style w:type="table" w:styleId="967" w:customStyle="1">
    <w:name w:val="List Table 2 - Accent 4"/>
    <w:basedOn w:val="885"/>
    <w:uiPriority w:val="99"/>
    <w:pPr>
      <w:spacing w:after="0" w:line="240" w:lineRule="auto"/>
    </w:pPr>
    <w:tblPr>
      <w:tblStyleRowBandSize w:val="1"/>
      <w:tblStyleColBandSize w:val="1"/>
      <w:tblBorders>
        <w:top w:val="single" w:color="B7B7B7" w:themeColor="accent4" w:themeTint="90" w:sz="4" w:space="0"/>
        <w:bottom w:val="single" w:color="B7B7B7" w:themeColor="accent4" w:themeTint="90" w:sz="4" w:space="0"/>
        <w:insideH w:val="single" w:color="B7B7B7" w:themeColor="accent4" w:themeTint="90" w:sz="4" w:space="0"/>
      </w:tblBorders>
    </w:tblPr>
    <w:tblStylePr w:type="band1Horz">
      <w:rPr>
        <w:rFonts w:ascii="Arial" w:hAnsi="Arial"/>
        <w:color w:val="404040"/>
        <w:sz w:val="22"/>
      </w:rPr>
      <w:tcPr>
        <w:shd w:val="clear" w:color="dfdfdf" w:themeColor="accent4" w:themeTint="40" w:fill="dfdfdf" w:themeFill="accent4" w:themeFillTint="40"/>
      </w:tcPr>
    </w:tblStylePr>
    <w:tblStylePr w:type="band1Vert">
      <w:rPr>
        <w:rFonts w:ascii="Arial" w:hAnsi="Arial"/>
        <w:color w:val="404040"/>
        <w:sz w:val="22"/>
      </w:rPr>
      <w:tcPr>
        <w:shd w:val="clear" w:color="dfdfdf" w:themeColor="accent4" w:themeTint="40" w:fill="dfdfd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B7B7" w:themeColor="accent4" w:themeTint="90" w:sz="4" w:space="0"/>
          <w:left w:val="none" w:color="000000" w:sz="4" w:space="0"/>
          <w:bottom w:val="single" w:color="B7B7B7"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B7B7" w:themeColor="accent4" w:themeTint="90" w:sz="4" w:space="0"/>
          <w:left w:val="none" w:color="000000" w:sz="4" w:space="0"/>
          <w:bottom w:val="single" w:color="B7B7B7" w:themeColor="accent4" w:themeTint="90" w:sz="4" w:space="0"/>
          <w:right w:val="none" w:color="000000" w:sz="4" w:space="0"/>
        </w:tcBorders>
      </w:tcPr>
    </w:tblStylePr>
  </w:style>
  <w:style w:type="table" w:styleId="968" w:customStyle="1">
    <w:name w:val="List Table 2 - Accent 5"/>
    <w:basedOn w:val="885"/>
    <w:uiPriority w:val="99"/>
    <w:pPr>
      <w:spacing w:after="0" w:line="240" w:lineRule="auto"/>
    </w:pPr>
    <w:tblPr>
      <w:tblStyleRowBandSize w:val="1"/>
      <w:tblStyleColBandSize w:val="1"/>
      <w:tblBorders>
        <w:top w:val="single" w:color="A4A4A4" w:themeColor="accent5" w:themeTint="90" w:sz="4" w:space="0"/>
        <w:bottom w:val="single" w:color="A4A4A4" w:themeColor="accent5" w:themeTint="90" w:sz="4" w:space="0"/>
        <w:insideH w:val="single" w:color="A4A4A4" w:themeColor="accent5" w:themeTint="90" w:sz="4" w:space="0"/>
      </w:tblBorders>
    </w:tblPr>
    <w:tblStylePr w:type="band1Horz">
      <w:rPr>
        <w:rFonts w:ascii="Arial" w:hAnsi="Arial"/>
        <w:color w:val="404040"/>
        <w:sz w:val="22"/>
      </w:rPr>
      <w:tcPr>
        <w:shd w:val="clear" w:color="d6d6d6" w:themeColor="accent5" w:themeTint="40" w:fill="d6d6d6" w:themeFill="accent5" w:themeFillTint="40"/>
      </w:tcPr>
    </w:tblStylePr>
    <w:tblStylePr w:type="band1Vert">
      <w:rPr>
        <w:rFonts w:ascii="Arial" w:hAnsi="Arial"/>
        <w:color w:val="404040"/>
        <w:sz w:val="22"/>
      </w:rPr>
      <w:tcPr>
        <w:shd w:val="clear" w:color="d6d6d6" w:themeColor="accent5" w:themeTint="40" w:fill="d6d6d6"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4A4A4" w:themeColor="accent5" w:themeTint="90" w:sz="4" w:space="0"/>
          <w:left w:val="none" w:color="000000" w:sz="4" w:space="0"/>
          <w:bottom w:val="single" w:color="A4A4A4"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4A4A4" w:themeColor="accent5" w:themeTint="90" w:sz="4" w:space="0"/>
          <w:left w:val="none" w:color="000000" w:sz="4" w:space="0"/>
          <w:bottom w:val="single" w:color="A4A4A4" w:themeColor="accent5" w:themeTint="90" w:sz="4" w:space="0"/>
          <w:right w:val="none" w:color="000000" w:sz="4" w:space="0"/>
        </w:tcBorders>
      </w:tcPr>
    </w:tblStylePr>
  </w:style>
  <w:style w:type="table" w:styleId="969" w:customStyle="1">
    <w:name w:val="List Table 2 - Accent 6"/>
    <w:basedOn w:val="885"/>
    <w:uiPriority w:val="99"/>
    <w:pPr>
      <w:spacing w:after="0" w:line="240" w:lineRule="auto"/>
    </w:pPr>
    <w:tblPr>
      <w:tblStyleRowBandSize w:val="1"/>
      <w:tblStyleColBandSize w:val="1"/>
      <w:tblBorders>
        <w:top w:val="single" w:color="9A9A9A" w:themeColor="accent6" w:themeTint="90" w:sz="4" w:space="0"/>
        <w:bottom w:val="single" w:color="9A9A9A" w:themeColor="accent6" w:themeTint="90" w:sz="4" w:space="0"/>
        <w:insideH w:val="single" w:color="9A9A9A" w:themeColor="accent6" w:themeTint="90" w:sz="4" w:space="0"/>
      </w:tblBorders>
    </w:tblPr>
    <w:tblStylePr w:type="band1Horz">
      <w:rPr>
        <w:rFonts w:ascii="Arial" w:hAnsi="Arial"/>
        <w:color w:val="404040"/>
        <w:sz w:val="22"/>
      </w:rPr>
      <w:tcPr>
        <w:shd w:val="clear" w:color="d2d2d2" w:themeColor="accent6" w:themeTint="40" w:fill="d2d2d2" w:themeFill="accent6" w:themeFillTint="40"/>
      </w:tcPr>
    </w:tblStylePr>
    <w:tblStylePr w:type="band1Vert">
      <w:rPr>
        <w:rFonts w:ascii="Arial" w:hAnsi="Arial"/>
        <w:color w:val="404040"/>
        <w:sz w:val="22"/>
      </w:rPr>
      <w:tcPr>
        <w:shd w:val="clear" w:color="d2d2d2" w:themeColor="accent6" w:themeTint="40" w:fill="d2d2d2"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A9A9A" w:themeColor="accent6" w:themeTint="90" w:sz="4" w:space="0"/>
          <w:left w:val="none" w:color="000000" w:sz="4" w:space="0"/>
          <w:bottom w:val="single" w:color="9A9A9A"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A9A9A" w:themeColor="accent6" w:themeTint="90" w:sz="4" w:space="0"/>
          <w:left w:val="none" w:color="000000" w:sz="4" w:space="0"/>
          <w:bottom w:val="single" w:color="9A9A9A" w:themeColor="accent6" w:themeTint="90" w:sz="4" w:space="0"/>
          <w:right w:val="none" w:color="000000" w:sz="4" w:space="0"/>
        </w:tcBorders>
      </w:tcPr>
    </w:tblStylePr>
  </w:style>
  <w:style w:type="table" w:styleId="970">
    <w:name w:val="List Table 3"/>
    <w:basedOn w:val="88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1" w:customStyle="1">
    <w:name w:val="List Table 3 - Accent 1"/>
    <w:basedOn w:val="885"/>
    <w:uiPriority w:val="99"/>
    <w:pPr>
      <w:spacing w:after="0" w:line="240" w:lineRule="auto"/>
    </w:pPr>
    <w:tblPr>
      <w:tblStyleRowBandSize w:val="1"/>
      <w:tblStyleColBandSize w:val="1"/>
      <w:tblBorders>
        <w:top w:val="single" w:color="DDDDDD" w:themeColor="accent1" w:sz="4" w:space="0"/>
        <w:left w:val="single" w:color="DDDDDD" w:themeColor="accent1" w:sz="4" w:space="0"/>
        <w:bottom w:val="single" w:color="DDDDDD" w:themeColor="accent1" w:sz="4" w:space="0"/>
        <w:right w:val="single" w:color="DDDDDD" w:themeColor="accent1" w:sz="4" w:space="0"/>
      </w:tblBorders>
    </w:tblPr>
    <w:tblStylePr w:type="band1Horz">
      <w:rPr>
        <w:rFonts w:ascii="Arial" w:hAnsi="Arial"/>
        <w:color w:val="404040"/>
        <w:sz w:val="22"/>
      </w:rPr>
      <w:tcPr>
        <w:tcBorders>
          <w:top w:val="single" w:color="DDDDDD" w:themeColor="accent1" w:sz="4" w:space="0"/>
          <w:bottom w:val="single" w:color="DDDDDD" w:themeColor="accent1" w:sz="4" w:space="0"/>
        </w:tcBorders>
      </w:tcPr>
    </w:tblStylePr>
    <w:tblStylePr w:type="band1Vert">
      <w:rPr>
        <w:rFonts w:ascii="Arial" w:hAnsi="Arial"/>
        <w:color w:val="404040"/>
        <w:sz w:val="22"/>
      </w:rPr>
      <w:tcPr>
        <w:tcBorders>
          <w:left w:val="single" w:color="DDDDDD" w:themeColor="accent1" w:sz="4" w:space="0"/>
          <w:right w:val="single" w:color="DDDDDD" w:themeColor="accent1" w:sz="4" w:space="0"/>
        </w:tcBorders>
      </w:tcPr>
    </w:tblStylePr>
    <w:tblStylePr w:type="firstCol">
      <w:rPr>
        <w:b/>
        <w:color w:val="404040"/>
      </w:rPr>
    </w:tblStylePr>
    <w:tblStylePr w:type="firstRow">
      <w:rPr>
        <w:rFonts w:ascii="Arial" w:hAnsi="Arial"/>
        <w:b/>
        <w:color w:val="ffffff"/>
        <w:sz w:val="22"/>
      </w:rPr>
      <w:tcPr>
        <w:shd w:val="clear" w:color="dddddd" w:themeColor="accent1" w:fill="dddddd" w:themeFill="accent1"/>
      </w:tcPr>
    </w:tblStylePr>
    <w:tblStylePr w:type="lastCol">
      <w:rPr>
        <w:b/>
        <w:color w:val="404040"/>
      </w:rPr>
    </w:tblStylePr>
    <w:tblStylePr w:type="lastRow">
      <w:rPr>
        <w:b/>
        <w:color w:val="404040"/>
      </w:rPr>
    </w:tblStylePr>
  </w:style>
  <w:style w:type="table" w:styleId="972" w:customStyle="1">
    <w:name w:val="List Table 3 - Accent 2"/>
    <w:basedOn w:val="885"/>
    <w:uiPriority w:val="99"/>
    <w:pPr>
      <w:spacing w:after="0" w:line="240" w:lineRule="auto"/>
    </w:pPr>
    <w:tblPr>
      <w:tblStyleRowBandSize w:val="1"/>
      <w:tblStyleColBandSize w:val="1"/>
      <w:tbl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tblBorders>
    </w:tblPr>
    <w:tblStylePr w:type="band1Horz">
      <w:rPr>
        <w:rFonts w:ascii="Arial" w:hAnsi="Arial"/>
        <w:color w:val="404040"/>
        <w:sz w:val="22"/>
      </w:rPr>
      <w:tcPr>
        <w:tcBorders>
          <w:top w:val="single" w:color="D1D1D1" w:themeColor="accent2" w:themeTint="97" w:sz="4" w:space="0"/>
          <w:bottom w:val="single" w:color="D1D1D1" w:themeColor="accent2" w:themeTint="97" w:sz="4" w:space="0"/>
        </w:tcBorders>
      </w:tcPr>
    </w:tblStylePr>
    <w:tblStylePr w:type="band1Vert">
      <w:rPr>
        <w:rFonts w:ascii="Arial" w:hAnsi="Arial"/>
        <w:color w:val="404040"/>
        <w:sz w:val="22"/>
      </w:rPr>
      <w:tcPr>
        <w:tcBorders>
          <w:left w:val="single" w:color="D1D1D1" w:themeColor="accent2" w:themeTint="97" w:sz="4" w:space="0"/>
          <w:right w:val="single" w:color="D1D1D1" w:themeColor="accent2" w:themeTint="97" w:sz="4" w:space="0"/>
        </w:tcBorders>
      </w:tcPr>
    </w:tblStylePr>
    <w:tblStylePr w:type="firstCol">
      <w:rPr>
        <w:b/>
        <w:color w:val="404040"/>
      </w:rPr>
    </w:tblStylePr>
    <w:tblStylePr w:type="firstRow">
      <w:rPr>
        <w:rFonts w:ascii="Arial" w:hAnsi="Arial"/>
        <w:b/>
        <w:color w:val="ffffff"/>
        <w:sz w:val="22"/>
      </w:rPr>
      <w:tcPr>
        <w:shd w:val="clear" w:color="d1d1d1" w:themeColor="accent2" w:themeTint="97" w:fill="d1d1d1" w:themeFill="accent2" w:themeFillTint="97"/>
      </w:tcPr>
    </w:tblStylePr>
    <w:tblStylePr w:type="lastCol">
      <w:rPr>
        <w:b/>
        <w:color w:val="404040"/>
      </w:rPr>
    </w:tblStylePr>
    <w:tblStylePr w:type="lastRow">
      <w:rPr>
        <w:b/>
        <w:color w:val="404040"/>
      </w:rPr>
    </w:tblStylePr>
  </w:style>
  <w:style w:type="table" w:styleId="973" w:customStyle="1">
    <w:name w:val="List Table 3 - Accent 3"/>
    <w:basedOn w:val="885"/>
    <w:uiPriority w:val="99"/>
    <w:pPr>
      <w:spacing w:after="0" w:line="240" w:lineRule="auto"/>
    </w:pPr>
    <w:tblPr>
      <w:tblStyleRowBandSize w:val="1"/>
      <w:tblStyleColBandSize w:val="1"/>
      <w:tblBorders>
        <w:top w:val="single" w:color="C0C0C0" w:themeColor="accent3" w:themeTint="98" w:sz="4" w:space="0"/>
        <w:left w:val="single" w:color="C0C0C0" w:themeColor="accent3" w:themeTint="98" w:sz="4" w:space="0"/>
        <w:bottom w:val="single" w:color="C0C0C0" w:themeColor="accent3" w:themeTint="98" w:sz="4" w:space="0"/>
        <w:right w:val="single" w:color="C0C0C0" w:themeColor="accent3" w:themeTint="98" w:sz="4" w:space="0"/>
      </w:tblBorders>
    </w:tblPr>
    <w:tblStylePr w:type="band1Horz">
      <w:rPr>
        <w:rFonts w:ascii="Arial" w:hAnsi="Arial"/>
        <w:color w:val="404040"/>
        <w:sz w:val="22"/>
      </w:rPr>
      <w:tcPr>
        <w:tcBorders>
          <w:top w:val="single" w:color="C0C0C0" w:themeColor="accent3" w:themeTint="98" w:sz="4" w:space="0"/>
          <w:bottom w:val="single" w:color="C0C0C0" w:themeColor="accent3" w:themeTint="98" w:sz="4" w:space="0"/>
        </w:tcBorders>
      </w:tcPr>
    </w:tblStylePr>
    <w:tblStylePr w:type="band1Vert">
      <w:rPr>
        <w:rFonts w:ascii="Arial" w:hAnsi="Arial"/>
        <w:color w:val="404040"/>
        <w:sz w:val="22"/>
      </w:rPr>
      <w:tcPr>
        <w:tcBorders>
          <w:left w:val="single" w:color="C0C0C0" w:themeColor="accent3" w:themeTint="98" w:sz="4" w:space="0"/>
          <w:right w:val="single" w:color="C0C0C0" w:themeColor="accent3" w:themeTint="98" w:sz="4" w:space="0"/>
        </w:tcBorders>
      </w:tcPr>
    </w:tblStylePr>
    <w:tblStylePr w:type="firstCol">
      <w:rPr>
        <w:b/>
        <w:color w:val="404040"/>
      </w:rPr>
    </w:tblStylePr>
    <w:tblStylePr w:type="firstRow">
      <w:rPr>
        <w:rFonts w:ascii="Arial" w:hAnsi="Arial"/>
        <w:b/>
        <w:color w:val="ffffff"/>
        <w:sz w:val="22"/>
      </w:rPr>
      <w:tcPr>
        <w:shd w:val="clear" w:color="c0c0c0" w:themeColor="accent3" w:themeTint="98" w:fill="c0c0c0" w:themeFill="accent3" w:themeFillTint="98"/>
      </w:tcPr>
    </w:tblStylePr>
    <w:tblStylePr w:type="lastCol">
      <w:rPr>
        <w:b/>
        <w:color w:val="404040"/>
      </w:rPr>
    </w:tblStylePr>
    <w:tblStylePr w:type="lastRow">
      <w:rPr>
        <w:b/>
        <w:color w:val="404040"/>
      </w:rPr>
    </w:tblStylePr>
  </w:style>
  <w:style w:type="table" w:styleId="974" w:customStyle="1">
    <w:name w:val="List Table 3 - Accent 4"/>
    <w:basedOn w:val="885"/>
    <w:uiPriority w:val="99"/>
    <w:pPr>
      <w:spacing w:after="0" w:line="240" w:lineRule="auto"/>
    </w:pPr>
    <w:tblPr>
      <w:tblStyleRowBandSize w:val="1"/>
      <w:tblStyleColBandSize w:val="1"/>
      <w:tbl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tblBorders>
    </w:tblPr>
    <w:tblStylePr w:type="band1Horz">
      <w:rPr>
        <w:rFonts w:ascii="Arial" w:hAnsi="Arial"/>
        <w:color w:val="404040"/>
        <w:sz w:val="22"/>
      </w:rPr>
      <w:tcPr>
        <w:tcBorders>
          <w:top w:val="single" w:color="B2B2B2" w:themeColor="accent4" w:themeTint="9A" w:sz="4" w:space="0"/>
          <w:bottom w:val="single" w:color="B2B2B2" w:themeColor="accent4" w:themeTint="9A" w:sz="4" w:space="0"/>
        </w:tcBorders>
      </w:tcPr>
    </w:tblStylePr>
    <w:tblStylePr w:type="band1Vert">
      <w:rPr>
        <w:rFonts w:ascii="Arial" w:hAnsi="Arial"/>
        <w:color w:val="404040"/>
        <w:sz w:val="22"/>
      </w:rPr>
      <w:tcPr>
        <w:tcBorders>
          <w:left w:val="single" w:color="B2B2B2" w:themeColor="accent4" w:themeTint="9A" w:sz="4" w:space="0"/>
          <w:right w:val="single" w:color="B2B2B2" w:themeColor="accent4" w:themeTint="9A" w:sz="4" w:space="0"/>
        </w:tcBorders>
      </w:tcPr>
    </w:tblStylePr>
    <w:tblStylePr w:type="firstCol">
      <w:rPr>
        <w:b/>
        <w:color w:val="404040"/>
      </w:rPr>
    </w:tblStylePr>
    <w:tblStylePr w:type="firstRow">
      <w:rPr>
        <w:rFonts w:ascii="Arial" w:hAnsi="Arial"/>
        <w:b/>
        <w:color w:val="ffffff"/>
        <w:sz w:val="22"/>
      </w:rPr>
      <w:tcPr>
        <w:shd w:val="clear" w:color="b2b2b2" w:themeColor="accent4" w:themeTint="9A" w:fill="b2b2b2" w:themeFill="accent4" w:themeFillTint="9A"/>
      </w:tcPr>
    </w:tblStylePr>
    <w:tblStylePr w:type="lastCol">
      <w:rPr>
        <w:b/>
        <w:color w:val="404040"/>
      </w:rPr>
    </w:tblStylePr>
    <w:tblStylePr w:type="lastRow">
      <w:rPr>
        <w:b/>
        <w:color w:val="404040"/>
      </w:rPr>
    </w:tblStylePr>
  </w:style>
  <w:style w:type="table" w:styleId="975" w:customStyle="1">
    <w:name w:val="List Table 3 - Accent 5"/>
    <w:basedOn w:val="885"/>
    <w:uiPriority w:val="99"/>
    <w:pPr>
      <w:spacing w:after="0" w:line="240" w:lineRule="auto"/>
    </w:pPr>
    <w:tblPr>
      <w:tblStyleRowBandSize w:val="1"/>
      <w:tblStyleColBandSize w:val="1"/>
      <w:tblBorders>
        <w:top w:val="single" w:color="9E9E9E" w:themeColor="accent5" w:themeTint="9A" w:sz="4" w:space="0"/>
        <w:left w:val="single" w:color="9E9E9E" w:themeColor="accent5" w:themeTint="9A" w:sz="4" w:space="0"/>
        <w:bottom w:val="single" w:color="9E9E9E" w:themeColor="accent5" w:themeTint="9A" w:sz="4" w:space="0"/>
        <w:right w:val="single" w:color="9E9E9E" w:themeColor="accent5" w:themeTint="9A" w:sz="4" w:space="0"/>
      </w:tblBorders>
    </w:tblPr>
    <w:tblStylePr w:type="band1Horz">
      <w:rPr>
        <w:rFonts w:ascii="Arial" w:hAnsi="Arial"/>
        <w:color w:val="404040"/>
        <w:sz w:val="22"/>
      </w:rPr>
      <w:tcPr>
        <w:tcBorders>
          <w:top w:val="single" w:color="9E9E9E" w:themeColor="accent5" w:themeTint="9A" w:sz="4" w:space="0"/>
          <w:bottom w:val="single" w:color="9E9E9E" w:themeColor="accent5" w:themeTint="9A" w:sz="4" w:space="0"/>
        </w:tcBorders>
      </w:tcPr>
    </w:tblStylePr>
    <w:tblStylePr w:type="band1Vert">
      <w:rPr>
        <w:rFonts w:ascii="Arial" w:hAnsi="Arial"/>
        <w:color w:val="404040"/>
        <w:sz w:val="22"/>
      </w:rPr>
      <w:tcPr>
        <w:tcBorders>
          <w:left w:val="single" w:color="9E9E9E" w:themeColor="accent5" w:themeTint="9A" w:sz="4" w:space="0"/>
          <w:right w:val="single" w:color="9E9E9E" w:themeColor="accent5" w:themeTint="9A" w:sz="4" w:space="0"/>
        </w:tcBorders>
      </w:tcPr>
    </w:tblStylePr>
    <w:tblStylePr w:type="firstCol">
      <w:rPr>
        <w:b/>
        <w:color w:val="404040"/>
      </w:rPr>
    </w:tblStylePr>
    <w:tblStylePr w:type="firstRow">
      <w:rPr>
        <w:rFonts w:ascii="Arial" w:hAnsi="Arial"/>
        <w:b/>
        <w:color w:val="ffffff"/>
        <w:sz w:val="22"/>
      </w:rPr>
      <w:tcPr>
        <w:shd w:val="clear" w:color="9e9e9e" w:themeColor="accent5" w:themeTint="9A" w:fill="9e9e9e" w:themeFill="accent5" w:themeFillTint="9A"/>
      </w:tcPr>
    </w:tblStylePr>
    <w:tblStylePr w:type="lastCol">
      <w:rPr>
        <w:b/>
        <w:color w:val="404040"/>
      </w:rPr>
    </w:tblStylePr>
    <w:tblStylePr w:type="lastRow">
      <w:rPr>
        <w:b/>
        <w:color w:val="404040"/>
      </w:rPr>
    </w:tblStylePr>
  </w:style>
  <w:style w:type="table" w:styleId="976" w:customStyle="1">
    <w:name w:val="List Table 3 - Accent 6"/>
    <w:basedOn w:val="885"/>
    <w:uiPriority w:val="99"/>
    <w:pPr>
      <w:spacing w:after="0" w:line="240" w:lineRule="auto"/>
    </w:pPr>
    <w:tblPr>
      <w:tblStyleRowBandSize w:val="1"/>
      <w:tblStyleColBandSize w:val="1"/>
      <w:tblBorders>
        <w:top w:val="single" w:color="949494" w:themeColor="accent6" w:themeTint="98" w:sz="4" w:space="0"/>
        <w:left w:val="single" w:color="949494" w:themeColor="accent6" w:themeTint="98" w:sz="4" w:space="0"/>
        <w:bottom w:val="single" w:color="949494" w:themeColor="accent6" w:themeTint="98" w:sz="4" w:space="0"/>
        <w:right w:val="single" w:color="949494" w:themeColor="accent6" w:themeTint="98" w:sz="4" w:space="0"/>
      </w:tblBorders>
    </w:tblPr>
    <w:tblStylePr w:type="band1Horz">
      <w:rPr>
        <w:rFonts w:ascii="Arial" w:hAnsi="Arial"/>
        <w:color w:val="404040"/>
        <w:sz w:val="22"/>
      </w:rPr>
      <w:tcPr>
        <w:tcBorders>
          <w:top w:val="single" w:color="949494" w:themeColor="accent6" w:themeTint="98" w:sz="4" w:space="0"/>
          <w:bottom w:val="single" w:color="949494" w:themeColor="accent6" w:themeTint="98" w:sz="4" w:space="0"/>
        </w:tcBorders>
      </w:tcPr>
    </w:tblStylePr>
    <w:tblStylePr w:type="band1Vert">
      <w:rPr>
        <w:rFonts w:ascii="Arial" w:hAnsi="Arial"/>
        <w:color w:val="404040"/>
        <w:sz w:val="22"/>
      </w:rPr>
      <w:tcPr>
        <w:tcBorders>
          <w:left w:val="single" w:color="949494" w:themeColor="accent6" w:themeTint="98" w:sz="4" w:space="0"/>
          <w:right w:val="single" w:color="949494" w:themeColor="accent6" w:themeTint="98" w:sz="4" w:space="0"/>
        </w:tcBorders>
      </w:tcPr>
    </w:tblStylePr>
    <w:tblStylePr w:type="firstCol">
      <w:rPr>
        <w:b/>
        <w:color w:val="404040"/>
      </w:rPr>
    </w:tblStylePr>
    <w:tblStylePr w:type="firstRow">
      <w:rPr>
        <w:rFonts w:ascii="Arial" w:hAnsi="Arial"/>
        <w:b/>
        <w:color w:val="ffffff"/>
        <w:sz w:val="22"/>
      </w:rPr>
      <w:tcPr>
        <w:shd w:val="clear" w:color="949494" w:themeColor="accent6" w:themeTint="98" w:fill="949494" w:themeFill="accent6" w:themeFillTint="98"/>
      </w:tcPr>
    </w:tblStylePr>
    <w:tblStylePr w:type="lastCol">
      <w:rPr>
        <w:b/>
        <w:color w:val="404040"/>
      </w:rPr>
    </w:tblStylePr>
    <w:tblStylePr w:type="lastRow">
      <w:rPr>
        <w:b/>
        <w:color w:val="404040"/>
      </w:rPr>
    </w:tblStylePr>
  </w:style>
  <w:style w:type="table" w:styleId="977">
    <w:name w:val="List Table 4"/>
    <w:basedOn w:val="88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8" w:customStyle="1">
    <w:name w:val="List Table 4 - Accent 1"/>
    <w:basedOn w:val="885"/>
    <w:uiPriority w:val="99"/>
    <w:pPr>
      <w:spacing w:after="0" w:line="240" w:lineRule="auto"/>
    </w:pPr>
    <w:tblPr>
      <w:tblStyleRowBandSize w:val="1"/>
      <w:tblStyleColBandSize w:val="1"/>
      <w:tblBorders>
        <w:top w:val="single" w:color="EBEBEB" w:themeColor="accent1" w:themeTint="90" w:sz="4" w:space="0"/>
        <w:left w:val="single" w:color="EBEBEB" w:themeColor="accent1" w:themeTint="90" w:sz="4" w:space="0"/>
        <w:bottom w:val="single" w:color="EBEBEB" w:themeColor="accent1" w:themeTint="90" w:sz="4" w:space="0"/>
        <w:right w:val="single" w:color="EBEBEB" w:themeColor="accent1" w:themeTint="90" w:sz="4" w:space="0"/>
        <w:insideH w:val="single" w:color="EBEBEB" w:themeColor="accent1" w:themeTint="90" w:sz="4" w:space="0"/>
      </w:tblBorders>
    </w:tblPr>
    <w:tblStylePr w:type="band1Horz">
      <w:rPr>
        <w:rFonts w:ascii="Arial" w:hAnsi="Arial"/>
        <w:color w:val="404040"/>
        <w:sz w:val="22"/>
      </w:rPr>
      <w:tcPr>
        <w:shd w:val="clear" w:color="f6f6f6" w:themeColor="accent1" w:themeTint="40" w:fill="f6f6f6" w:themeFill="accent1" w:themeFillTint="40"/>
      </w:tcPr>
    </w:tblStylePr>
    <w:tblStylePr w:type="band1Vert">
      <w:rPr>
        <w:rFonts w:ascii="Arial" w:hAnsi="Arial"/>
        <w:color w:val="404040"/>
        <w:sz w:val="22"/>
      </w:rPr>
      <w:tcPr>
        <w:shd w:val="clear" w:color="f6f6f6" w:themeColor="accent1" w:themeTint="40" w:fill="f6f6f6" w:themeFill="accent1" w:themeFillTint="40"/>
      </w:tcPr>
    </w:tblStylePr>
    <w:tblStylePr w:type="firstCol">
      <w:rPr>
        <w:b/>
        <w:color w:val="404040"/>
      </w:rPr>
    </w:tblStylePr>
    <w:tblStylePr w:type="firstRow">
      <w:rPr>
        <w:rFonts w:ascii="Arial" w:hAnsi="Arial"/>
        <w:b/>
        <w:color w:val="ffffff"/>
        <w:sz w:val="22"/>
      </w:rPr>
      <w:tcPr>
        <w:shd w:val="clear" w:color="dddddd" w:themeColor="accent1" w:fill="dddddd" w:themeFill="accent1"/>
      </w:tcPr>
    </w:tblStylePr>
    <w:tblStylePr w:type="lastCol">
      <w:rPr>
        <w:b/>
        <w:color w:val="404040"/>
      </w:rPr>
    </w:tblStylePr>
    <w:tblStylePr w:type="lastRow">
      <w:rPr>
        <w:b/>
        <w:color w:val="404040"/>
      </w:rPr>
    </w:tblStylePr>
  </w:style>
  <w:style w:type="table" w:styleId="979" w:customStyle="1">
    <w:name w:val="List Table 4 - Accent 2"/>
    <w:basedOn w:val="885"/>
    <w:uiPriority w:val="99"/>
    <w:pPr>
      <w:spacing w:after="0" w:line="240" w:lineRule="auto"/>
    </w:pPr>
    <w:tblPr>
      <w:tblStyleRowBandSize w:val="1"/>
      <w:tblStyleColBandSize w:val="1"/>
      <w:tblBorders>
        <w:top w:val="single" w:color="D3D3D3" w:themeColor="accent2" w:themeTint="90" w:sz="4" w:space="0"/>
        <w:left w:val="single" w:color="D3D3D3" w:themeColor="accent2" w:themeTint="90" w:sz="4" w:space="0"/>
        <w:bottom w:val="single" w:color="D3D3D3" w:themeColor="accent2" w:themeTint="90" w:sz="4" w:space="0"/>
        <w:right w:val="single" w:color="D3D3D3" w:themeColor="accent2" w:themeTint="90" w:sz="4" w:space="0"/>
        <w:insideH w:val="single" w:color="D3D3D3" w:themeColor="accent2" w:themeTint="90" w:sz="4" w:space="0"/>
      </w:tblBorders>
    </w:tblPr>
    <w:tblStylePr w:type="band1Horz">
      <w:rPr>
        <w:rFonts w:ascii="Arial" w:hAnsi="Arial"/>
        <w:color w:val="404040"/>
        <w:sz w:val="22"/>
      </w:rPr>
      <w:tcPr>
        <w:shd w:val="clear" w:color="ebebeb" w:themeColor="accent2" w:themeTint="40" w:fill="ebebeb" w:themeFill="accent2" w:themeFillTint="40"/>
      </w:tcPr>
    </w:tblStylePr>
    <w:tblStylePr w:type="band1Vert">
      <w:rPr>
        <w:rFonts w:ascii="Arial" w:hAnsi="Arial"/>
        <w:color w:val="404040"/>
        <w:sz w:val="22"/>
      </w:rPr>
      <w:tcPr>
        <w:shd w:val="clear" w:color="ebebeb" w:themeColor="accent2" w:themeTint="40" w:fill="ebebeb" w:themeFill="accent2" w:themeFillTint="40"/>
      </w:tcPr>
    </w:tblStylePr>
    <w:tblStylePr w:type="firstCol">
      <w:rPr>
        <w:b/>
        <w:color w:val="404040"/>
      </w:rPr>
    </w:tblStylePr>
    <w:tblStylePr w:type="firstRow">
      <w:rPr>
        <w:rFonts w:ascii="Arial" w:hAnsi="Arial"/>
        <w:b/>
        <w:color w:val="ffffff"/>
        <w:sz w:val="22"/>
      </w:rPr>
      <w:tcPr>
        <w:shd w:val="clear" w:color="b2b2b2" w:themeColor="accent2" w:fill="b2b2b2" w:themeFill="accent2"/>
      </w:tcPr>
    </w:tblStylePr>
    <w:tblStylePr w:type="lastCol">
      <w:rPr>
        <w:b/>
        <w:color w:val="404040"/>
      </w:rPr>
    </w:tblStylePr>
    <w:tblStylePr w:type="lastRow">
      <w:rPr>
        <w:b/>
        <w:color w:val="404040"/>
      </w:rPr>
    </w:tblStylePr>
  </w:style>
  <w:style w:type="table" w:styleId="980" w:customStyle="1">
    <w:name w:val="List Table 4 - Accent 3"/>
    <w:basedOn w:val="885"/>
    <w:uiPriority w:val="99"/>
    <w:pPr>
      <w:spacing w:after="0" w:line="240" w:lineRule="auto"/>
    </w:pPr>
    <w:tblPr>
      <w:tblStyleRowBandSize w:val="1"/>
      <w:tblStyleColBandSize w:val="1"/>
      <w:tblBorders>
        <w:top w:val="single" w:color="C3C3C3" w:themeColor="accent3" w:themeTint="90" w:sz="4" w:space="0"/>
        <w:left w:val="single" w:color="C3C3C3" w:themeColor="accent3" w:themeTint="90" w:sz="4" w:space="0"/>
        <w:bottom w:val="single" w:color="C3C3C3" w:themeColor="accent3" w:themeTint="90" w:sz="4" w:space="0"/>
        <w:right w:val="single" w:color="C3C3C3" w:themeColor="accent3" w:themeTint="90" w:sz="4" w:space="0"/>
        <w:insideH w:val="single" w:color="C3C3C3" w:themeColor="accent3" w:themeTint="90" w:sz="4" w:space="0"/>
      </w:tblBorders>
    </w:tblPr>
    <w:tblStylePr w:type="band1Horz">
      <w:rPr>
        <w:rFonts w:ascii="Arial" w:hAnsi="Arial"/>
        <w:color w:val="404040"/>
        <w:sz w:val="22"/>
      </w:rPr>
      <w:tcPr>
        <w:shd w:val="clear" w:color="e4e4e4" w:themeColor="accent3" w:themeTint="40" w:fill="e4e4e4" w:themeFill="accent3" w:themeFillTint="40"/>
      </w:tcPr>
    </w:tblStylePr>
    <w:tblStylePr w:type="band1Vert">
      <w:rPr>
        <w:rFonts w:ascii="Arial" w:hAnsi="Arial"/>
        <w:color w:val="404040"/>
        <w:sz w:val="22"/>
      </w:rPr>
      <w:tcPr>
        <w:shd w:val="clear" w:color="e4e4e4" w:themeColor="accent3" w:themeTint="40" w:fill="e4e4e4" w:themeFill="accent3" w:themeFillTint="40"/>
      </w:tcPr>
    </w:tblStylePr>
    <w:tblStylePr w:type="firstCol">
      <w:rPr>
        <w:b/>
        <w:color w:val="404040"/>
      </w:rPr>
    </w:tblStylePr>
    <w:tblStylePr w:type="firstRow">
      <w:rPr>
        <w:rFonts w:ascii="Arial" w:hAnsi="Arial"/>
        <w:b/>
        <w:color w:val="ffffff"/>
        <w:sz w:val="22"/>
      </w:rPr>
      <w:tcPr>
        <w:shd w:val="clear" w:color="969696" w:themeColor="accent3" w:fill="969696" w:themeFill="accent3"/>
      </w:tcPr>
    </w:tblStylePr>
    <w:tblStylePr w:type="lastCol">
      <w:rPr>
        <w:b/>
        <w:color w:val="404040"/>
      </w:rPr>
    </w:tblStylePr>
    <w:tblStylePr w:type="lastRow">
      <w:rPr>
        <w:b/>
        <w:color w:val="404040"/>
      </w:rPr>
    </w:tblStylePr>
  </w:style>
  <w:style w:type="table" w:styleId="981" w:customStyle="1">
    <w:name w:val="List Table 4 - Accent 4"/>
    <w:basedOn w:val="885"/>
    <w:uiPriority w:val="99"/>
    <w:pPr>
      <w:spacing w:after="0" w:line="240" w:lineRule="auto"/>
    </w:pPr>
    <w:tblPr>
      <w:tblStyleRowBandSize w:val="1"/>
      <w:tblStyleColBandSize w:val="1"/>
      <w:tblBorders>
        <w:top w:val="single" w:color="B7B7B7" w:themeColor="accent4" w:themeTint="90" w:sz="4" w:space="0"/>
        <w:left w:val="single" w:color="B7B7B7" w:themeColor="accent4" w:themeTint="90" w:sz="4" w:space="0"/>
        <w:bottom w:val="single" w:color="B7B7B7" w:themeColor="accent4" w:themeTint="90" w:sz="4" w:space="0"/>
        <w:right w:val="single" w:color="B7B7B7" w:themeColor="accent4" w:themeTint="90" w:sz="4" w:space="0"/>
        <w:insideH w:val="single" w:color="B7B7B7" w:themeColor="accent4" w:themeTint="90" w:sz="4" w:space="0"/>
      </w:tblBorders>
    </w:tblPr>
    <w:tblStylePr w:type="band1Horz">
      <w:rPr>
        <w:rFonts w:ascii="Arial" w:hAnsi="Arial"/>
        <w:color w:val="404040"/>
        <w:sz w:val="22"/>
      </w:rPr>
      <w:tcPr>
        <w:shd w:val="clear" w:color="dfdfdf" w:themeColor="accent4" w:themeTint="40" w:fill="dfdfdf" w:themeFill="accent4" w:themeFillTint="40"/>
      </w:tcPr>
    </w:tblStylePr>
    <w:tblStylePr w:type="band1Vert">
      <w:rPr>
        <w:rFonts w:ascii="Arial" w:hAnsi="Arial"/>
        <w:color w:val="404040"/>
        <w:sz w:val="22"/>
      </w:rPr>
      <w:tcPr>
        <w:shd w:val="clear" w:color="dfdfdf" w:themeColor="accent4" w:themeTint="40" w:fill="dfdfdf" w:themeFill="accent4" w:themeFillTint="40"/>
      </w:tcPr>
    </w:tblStylePr>
    <w:tblStylePr w:type="firstCol">
      <w:rPr>
        <w:b/>
        <w:color w:val="404040"/>
      </w:rPr>
    </w:tblStylePr>
    <w:tblStylePr w:type="firstRow">
      <w:rPr>
        <w:rFonts w:ascii="Arial" w:hAnsi="Arial"/>
        <w:b/>
        <w:color w:val="ffffff"/>
        <w:sz w:val="22"/>
      </w:rPr>
      <w:tcPr>
        <w:shd w:val="clear" w:color="808080" w:themeColor="accent4" w:fill="808080" w:themeFill="accent4"/>
      </w:tcPr>
    </w:tblStylePr>
    <w:tblStylePr w:type="lastCol">
      <w:rPr>
        <w:b/>
        <w:color w:val="404040"/>
      </w:rPr>
    </w:tblStylePr>
    <w:tblStylePr w:type="lastRow">
      <w:rPr>
        <w:b/>
        <w:color w:val="404040"/>
      </w:rPr>
    </w:tblStylePr>
  </w:style>
  <w:style w:type="table" w:styleId="982" w:customStyle="1">
    <w:name w:val="List Table 4 - Accent 5"/>
    <w:basedOn w:val="885"/>
    <w:uiPriority w:val="99"/>
    <w:pPr>
      <w:spacing w:after="0" w:line="240" w:lineRule="auto"/>
    </w:pPr>
    <w:tblPr>
      <w:tblStyleRowBandSize w:val="1"/>
      <w:tblStyleColBandSize w:val="1"/>
      <w:tblBorders>
        <w:top w:val="single" w:color="A4A4A4" w:themeColor="accent5" w:themeTint="90" w:sz="4" w:space="0"/>
        <w:left w:val="single" w:color="A4A4A4" w:themeColor="accent5" w:themeTint="90" w:sz="4" w:space="0"/>
        <w:bottom w:val="single" w:color="A4A4A4" w:themeColor="accent5" w:themeTint="90" w:sz="4" w:space="0"/>
        <w:right w:val="single" w:color="A4A4A4" w:themeColor="accent5" w:themeTint="90" w:sz="4" w:space="0"/>
        <w:insideH w:val="single" w:color="A4A4A4" w:themeColor="accent5" w:themeTint="90" w:sz="4" w:space="0"/>
      </w:tblBorders>
    </w:tblPr>
    <w:tblStylePr w:type="band1Horz">
      <w:rPr>
        <w:rFonts w:ascii="Arial" w:hAnsi="Arial"/>
        <w:color w:val="404040"/>
        <w:sz w:val="22"/>
      </w:rPr>
      <w:tcPr>
        <w:shd w:val="clear" w:color="d6d6d6" w:themeColor="accent5" w:themeTint="40" w:fill="d6d6d6" w:themeFill="accent5" w:themeFillTint="40"/>
      </w:tcPr>
    </w:tblStylePr>
    <w:tblStylePr w:type="band1Vert">
      <w:rPr>
        <w:rFonts w:ascii="Arial" w:hAnsi="Arial"/>
        <w:color w:val="404040"/>
        <w:sz w:val="22"/>
      </w:rPr>
      <w:tcPr>
        <w:shd w:val="clear" w:color="d6d6d6" w:themeColor="accent5" w:themeTint="40" w:fill="d6d6d6" w:themeFill="accent5" w:themeFillTint="40"/>
      </w:tcPr>
    </w:tblStylePr>
    <w:tblStylePr w:type="firstCol">
      <w:rPr>
        <w:b/>
        <w:color w:val="404040"/>
      </w:rPr>
    </w:tblStylePr>
    <w:tblStylePr w:type="firstRow">
      <w:rPr>
        <w:rFonts w:ascii="Arial" w:hAnsi="Arial"/>
        <w:b/>
        <w:color w:val="ffffff"/>
        <w:sz w:val="22"/>
      </w:rPr>
      <w:tcPr>
        <w:shd w:val="clear" w:color="5f5f5f" w:themeColor="accent5" w:fill="5f5f5f" w:themeFill="accent5"/>
      </w:tcPr>
    </w:tblStylePr>
    <w:tblStylePr w:type="lastCol">
      <w:rPr>
        <w:b/>
        <w:color w:val="404040"/>
      </w:rPr>
    </w:tblStylePr>
    <w:tblStylePr w:type="lastRow">
      <w:rPr>
        <w:b/>
        <w:color w:val="404040"/>
      </w:rPr>
    </w:tblStylePr>
  </w:style>
  <w:style w:type="table" w:styleId="983" w:customStyle="1">
    <w:name w:val="List Table 4 - Accent 6"/>
    <w:basedOn w:val="885"/>
    <w:uiPriority w:val="99"/>
    <w:pPr>
      <w:spacing w:after="0" w:line="240" w:lineRule="auto"/>
    </w:pPr>
    <w:tblPr>
      <w:tblStyleRowBandSize w:val="1"/>
      <w:tblStyleColBandSize w:val="1"/>
      <w:tblBorders>
        <w:top w:val="single" w:color="9A9A9A" w:themeColor="accent6" w:themeTint="90" w:sz="4" w:space="0"/>
        <w:left w:val="single" w:color="9A9A9A" w:themeColor="accent6" w:themeTint="90" w:sz="4" w:space="0"/>
        <w:bottom w:val="single" w:color="9A9A9A" w:themeColor="accent6" w:themeTint="90" w:sz="4" w:space="0"/>
        <w:right w:val="single" w:color="9A9A9A" w:themeColor="accent6" w:themeTint="90" w:sz="4" w:space="0"/>
        <w:insideH w:val="single" w:color="9A9A9A" w:themeColor="accent6" w:themeTint="90" w:sz="4" w:space="0"/>
      </w:tblBorders>
    </w:tblPr>
    <w:tblStylePr w:type="band1Horz">
      <w:rPr>
        <w:rFonts w:ascii="Arial" w:hAnsi="Arial"/>
        <w:color w:val="404040"/>
        <w:sz w:val="22"/>
      </w:rPr>
      <w:tcPr>
        <w:shd w:val="clear" w:color="d2d2d2" w:themeColor="accent6" w:themeTint="40" w:fill="d2d2d2" w:themeFill="accent6" w:themeFillTint="40"/>
      </w:tcPr>
    </w:tblStylePr>
    <w:tblStylePr w:type="band1Vert">
      <w:rPr>
        <w:rFonts w:ascii="Arial" w:hAnsi="Arial"/>
        <w:color w:val="404040"/>
        <w:sz w:val="22"/>
      </w:rPr>
      <w:tcPr>
        <w:shd w:val="clear" w:color="d2d2d2" w:themeColor="accent6" w:themeTint="40" w:fill="d2d2d2" w:themeFill="accent6" w:themeFillTint="40"/>
      </w:tcPr>
    </w:tblStylePr>
    <w:tblStylePr w:type="firstCol">
      <w:rPr>
        <w:b/>
        <w:color w:val="404040"/>
      </w:rPr>
    </w:tblStylePr>
    <w:tblStylePr w:type="firstRow">
      <w:rPr>
        <w:rFonts w:ascii="Arial" w:hAnsi="Arial"/>
        <w:b/>
        <w:color w:val="ffffff"/>
        <w:sz w:val="22"/>
      </w:rPr>
      <w:tcPr>
        <w:shd w:val="clear" w:color="4d4d4d" w:themeColor="accent6" w:fill="4d4d4d" w:themeFill="accent6"/>
      </w:tcPr>
    </w:tblStylePr>
    <w:tblStylePr w:type="lastCol">
      <w:rPr>
        <w:b/>
        <w:color w:val="404040"/>
      </w:rPr>
    </w:tblStylePr>
    <w:tblStylePr w:type="lastRow">
      <w:rPr>
        <w:b/>
        <w:color w:val="404040"/>
      </w:rPr>
    </w:tblStylePr>
  </w:style>
  <w:style w:type="table" w:styleId="984">
    <w:name w:val="List Table 5 Dark"/>
    <w:basedOn w:val="885"/>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985" w:customStyle="1">
    <w:name w:val="List Table 5 Dark - Accent 1"/>
    <w:basedOn w:val="885"/>
    <w:uiPriority w:val="99"/>
    <w:pPr>
      <w:spacing w:after="0" w:line="240" w:lineRule="auto"/>
    </w:pPr>
    <w:tblPr>
      <w:tblStyleRowBandSize w:val="1"/>
      <w:tblStyleColBandSize w:val="1"/>
      <w:tblBorders>
        <w:top w:val="single" w:color="DDDDDD" w:themeColor="accent1" w:sz="32" w:space="0"/>
        <w:left w:val="single" w:color="DDDDDD" w:themeColor="accent1" w:sz="32" w:space="0"/>
        <w:bottom w:val="single" w:color="DDDDDD" w:themeColor="accent1" w:sz="32" w:space="0"/>
        <w:right w:val="single" w:color="DDDDDD" w:themeColor="accent1" w:sz="32" w:space="0"/>
      </w:tblBorders>
      <w:shd w:val="clear" w:color="dddddd" w:themeColor="accent1" w:fill="dddddd" w:themeFill="accent1"/>
    </w:tblPr>
    <w:tblStylePr w:type="band1Horz">
      <w:tcPr>
        <w:shd w:val="clear" w:color="dddddd" w:themeColor="accent1" w:fill="dddddd" w:themeFill="accent1"/>
        <w:tcBorders>
          <w:top w:val="single" w:color="FFFFFF" w:themeColor="light1" w:sz="4" w:space="0"/>
          <w:bottom w:val="single" w:color="FFFFFF" w:themeColor="light1" w:sz="4" w:space="0"/>
        </w:tcBorders>
      </w:tcPr>
    </w:tblStylePr>
    <w:tblStylePr w:type="band1Vert">
      <w:tcPr>
        <w:shd w:val="clear" w:color="dddddd" w:themeColor="accent1" w:fill="dddddd" w:themeFill="accent1"/>
        <w:tcBorders>
          <w:left w:val="single" w:color="FFFFFF" w:themeColor="light1" w:sz="4" w:space="0"/>
          <w:right w:val="single" w:color="FFFFFF" w:themeColor="light1" w:sz="4" w:space="0"/>
        </w:tcBorders>
      </w:tcPr>
    </w:tblStylePr>
    <w:tblStylePr w:type="band2Horz">
      <w:tcPr>
        <w:shd w:val="clear" w:color="dddddd" w:themeColor="accent1" w:fill="ddddd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DDDDD" w:themeColor="accent1" w:sz="32" w:space="0"/>
          <w:right w:val="single" w:color="FFFFFF" w:themeColor="light1" w:sz="4" w:space="0"/>
        </w:tcBorders>
      </w:tcPr>
    </w:tblStylePr>
    <w:tblStylePr w:type="firstRow">
      <w:rPr>
        <w:rFonts w:ascii="Arial" w:hAnsi="Arial"/>
        <w:b/>
        <w:color w:val="ffffff" w:themeColor="light1"/>
        <w:sz w:val="22"/>
      </w:rPr>
      <w:tcPr>
        <w:shd w:val="clear" w:color="dddddd" w:themeColor="accent1" w:fill="dddddd" w:themeFill="accent1"/>
        <w:tcBorders>
          <w:top w:val="single" w:color="DDDDDD" w:themeColor="accent1" w:sz="32" w:space="0"/>
          <w:bottom w:val="single" w:color="FFFFFF" w:themeColor="light1" w:sz="12" w:space="0"/>
        </w:tcBorders>
      </w:tcPr>
    </w:tblStylePr>
    <w:tblStylePr w:type="lastCol">
      <w:tcPr>
        <w:tcBorders>
          <w:left w:val="single" w:color="FFFFFF" w:themeColor="light1" w:sz="4" w:space="0"/>
          <w:right w:val="single" w:color="DDDDDD" w:themeColor="accent1" w:sz="32" w:space="0"/>
        </w:tcBorders>
      </w:tcPr>
    </w:tblStylePr>
    <w:tblStylePr w:type="lastRow">
      <w:rPr>
        <w:rFonts w:ascii="Arial" w:hAnsi="Arial"/>
        <w:b/>
        <w:color w:val="ffffff" w:themeColor="light1"/>
        <w:sz w:val="22"/>
      </w:rPr>
    </w:tblStylePr>
  </w:style>
  <w:style w:type="table" w:styleId="986" w:customStyle="1">
    <w:name w:val="List Table 5 Dark - Accent 2"/>
    <w:basedOn w:val="885"/>
    <w:uiPriority w:val="99"/>
    <w:pPr>
      <w:spacing w:after="0" w:line="240" w:lineRule="auto"/>
    </w:pPr>
    <w:tblPr>
      <w:tblStyleRowBandSize w:val="1"/>
      <w:tblStyleColBandSize w:val="1"/>
      <w:tblBorders>
        <w:top w:val="single" w:color="D1D1D1" w:themeColor="accent2" w:themeTint="97" w:sz="32" w:space="0"/>
        <w:left w:val="single" w:color="D1D1D1" w:themeColor="accent2" w:themeTint="97" w:sz="32" w:space="0"/>
        <w:bottom w:val="single" w:color="D1D1D1" w:themeColor="accent2" w:themeTint="97" w:sz="32" w:space="0"/>
        <w:right w:val="single" w:color="D1D1D1" w:themeColor="accent2" w:themeTint="97" w:sz="32" w:space="0"/>
      </w:tblBorders>
      <w:shd w:val="clear" w:color="d1d1d1" w:themeColor="accent2" w:themeTint="97" w:fill="d1d1d1" w:themeFill="accent2" w:themeFillTint="97"/>
    </w:tblPr>
    <w:tblStylePr w:type="band1Horz">
      <w:tcPr>
        <w:shd w:val="clear" w:color="d1d1d1" w:themeColor="accent2" w:themeTint="97" w:fill="d1d1d1" w:themeFill="accent2" w:themeFillTint="97"/>
        <w:tcBorders>
          <w:top w:val="single" w:color="FFFFFF" w:themeColor="light1" w:sz="4" w:space="0"/>
          <w:bottom w:val="single" w:color="FFFFFF" w:themeColor="light1" w:sz="4" w:space="0"/>
        </w:tcBorders>
      </w:tcPr>
    </w:tblStylePr>
    <w:tblStylePr w:type="band1Vert">
      <w:tcPr>
        <w:shd w:val="clear" w:color="d1d1d1" w:themeColor="accent2" w:themeTint="97" w:fill="d1d1d1" w:themeFill="accent2" w:themeFillTint="97"/>
        <w:tcBorders>
          <w:left w:val="single" w:color="FFFFFF" w:themeColor="light1" w:sz="4" w:space="0"/>
          <w:right w:val="single" w:color="FFFFFF" w:themeColor="light1" w:sz="4" w:space="0"/>
        </w:tcBorders>
      </w:tcPr>
    </w:tblStylePr>
    <w:tblStylePr w:type="band2Horz">
      <w:tcPr>
        <w:shd w:val="clear" w:color="d1d1d1" w:themeColor="accent2" w:themeTint="97" w:fill="d1d1d1"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1D1D1"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1d1d1" w:themeColor="accent2" w:themeTint="97" w:fill="d1d1d1" w:themeFill="accent2" w:themeFillTint="97"/>
        <w:tcBorders>
          <w:top w:val="single" w:color="D1D1D1" w:themeColor="accent2" w:themeTint="97" w:sz="32" w:space="0"/>
          <w:bottom w:val="single" w:color="FFFFFF" w:themeColor="light1" w:sz="12" w:space="0"/>
        </w:tcBorders>
      </w:tcPr>
    </w:tblStylePr>
    <w:tblStylePr w:type="lastCol">
      <w:tcPr>
        <w:tcBorders>
          <w:left w:val="single" w:color="FFFFFF" w:themeColor="light1" w:sz="4" w:space="0"/>
          <w:right w:val="single" w:color="D1D1D1" w:themeColor="accent2" w:themeTint="97" w:sz="32" w:space="0"/>
        </w:tcBorders>
      </w:tcPr>
    </w:tblStylePr>
    <w:tblStylePr w:type="lastRow">
      <w:rPr>
        <w:rFonts w:ascii="Arial" w:hAnsi="Arial"/>
        <w:b/>
        <w:color w:val="ffffff" w:themeColor="light1"/>
        <w:sz w:val="22"/>
      </w:rPr>
    </w:tblStylePr>
  </w:style>
  <w:style w:type="table" w:styleId="987" w:customStyle="1">
    <w:name w:val="List Table 5 Dark - Accent 3"/>
    <w:basedOn w:val="885"/>
    <w:uiPriority w:val="99"/>
    <w:pPr>
      <w:spacing w:after="0" w:line="240" w:lineRule="auto"/>
    </w:pPr>
    <w:tblPr>
      <w:tblStyleRowBandSize w:val="1"/>
      <w:tblStyleColBandSize w:val="1"/>
      <w:tblBorders>
        <w:top w:val="single" w:color="C0C0C0" w:themeColor="accent3" w:themeTint="98" w:sz="32" w:space="0"/>
        <w:left w:val="single" w:color="C0C0C0" w:themeColor="accent3" w:themeTint="98" w:sz="32" w:space="0"/>
        <w:bottom w:val="single" w:color="C0C0C0" w:themeColor="accent3" w:themeTint="98" w:sz="32" w:space="0"/>
        <w:right w:val="single" w:color="C0C0C0" w:themeColor="accent3" w:themeTint="98" w:sz="32" w:space="0"/>
      </w:tblBorders>
      <w:shd w:val="clear" w:color="c0c0c0" w:themeColor="accent3" w:themeTint="98" w:fill="c0c0c0" w:themeFill="accent3" w:themeFillTint="98"/>
    </w:tblPr>
    <w:tblStylePr w:type="band1Horz">
      <w:tcPr>
        <w:shd w:val="clear" w:color="c0c0c0" w:themeColor="accent3" w:themeTint="98" w:fill="c0c0c0" w:themeFill="accent3" w:themeFillTint="98"/>
        <w:tcBorders>
          <w:top w:val="single" w:color="FFFFFF" w:themeColor="light1" w:sz="4" w:space="0"/>
          <w:bottom w:val="single" w:color="FFFFFF" w:themeColor="light1" w:sz="4" w:space="0"/>
        </w:tcBorders>
      </w:tcPr>
    </w:tblStylePr>
    <w:tblStylePr w:type="band1Vert">
      <w:tcPr>
        <w:shd w:val="clear" w:color="c0c0c0" w:themeColor="accent3" w:themeTint="98" w:fill="c0c0c0" w:themeFill="accent3" w:themeFillTint="98"/>
        <w:tcBorders>
          <w:left w:val="single" w:color="FFFFFF" w:themeColor="light1" w:sz="4" w:space="0"/>
          <w:right w:val="single" w:color="FFFFFF" w:themeColor="light1" w:sz="4" w:space="0"/>
        </w:tcBorders>
      </w:tcPr>
    </w:tblStylePr>
    <w:tblStylePr w:type="band2Horz">
      <w:tcPr>
        <w:shd w:val="clear" w:color="c0c0c0" w:themeColor="accent3" w:themeTint="98" w:fill="c0c0c0"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0C0C0"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0c0c0" w:themeColor="accent3" w:themeTint="98" w:fill="c0c0c0" w:themeFill="accent3" w:themeFillTint="98"/>
        <w:tcBorders>
          <w:top w:val="single" w:color="C0C0C0" w:themeColor="accent3" w:themeTint="98" w:sz="32" w:space="0"/>
          <w:bottom w:val="single" w:color="FFFFFF" w:themeColor="light1" w:sz="12" w:space="0"/>
        </w:tcBorders>
      </w:tcPr>
    </w:tblStylePr>
    <w:tblStylePr w:type="lastCol">
      <w:tcPr>
        <w:tcBorders>
          <w:left w:val="single" w:color="FFFFFF" w:themeColor="light1" w:sz="4" w:space="0"/>
          <w:right w:val="single" w:color="C0C0C0" w:themeColor="accent3" w:themeTint="98" w:sz="32" w:space="0"/>
        </w:tcBorders>
      </w:tcPr>
    </w:tblStylePr>
    <w:tblStylePr w:type="lastRow">
      <w:rPr>
        <w:rFonts w:ascii="Arial" w:hAnsi="Arial"/>
        <w:b/>
        <w:color w:val="ffffff" w:themeColor="light1"/>
        <w:sz w:val="22"/>
      </w:rPr>
    </w:tblStylePr>
  </w:style>
  <w:style w:type="table" w:styleId="988" w:customStyle="1">
    <w:name w:val="List Table 5 Dark - Accent 4"/>
    <w:basedOn w:val="885"/>
    <w:uiPriority w:val="99"/>
    <w:pPr>
      <w:spacing w:after="0" w:line="240" w:lineRule="auto"/>
    </w:pPr>
    <w:tblPr>
      <w:tblStyleRowBandSize w:val="1"/>
      <w:tblStyleColBandSize w:val="1"/>
      <w:tblBorders>
        <w:top w:val="single" w:color="B2B2B2" w:themeColor="accent4" w:themeTint="9A" w:sz="32" w:space="0"/>
        <w:left w:val="single" w:color="B2B2B2" w:themeColor="accent4" w:themeTint="9A" w:sz="32" w:space="0"/>
        <w:bottom w:val="single" w:color="B2B2B2" w:themeColor="accent4" w:themeTint="9A" w:sz="32" w:space="0"/>
        <w:right w:val="single" w:color="B2B2B2" w:themeColor="accent4" w:themeTint="9A" w:sz="32" w:space="0"/>
      </w:tblBorders>
      <w:shd w:val="clear" w:color="b2b2b2" w:themeColor="accent4" w:themeTint="9A" w:fill="b2b2b2" w:themeFill="accent4" w:themeFillTint="9A"/>
    </w:tblPr>
    <w:tblStylePr w:type="band1Horz">
      <w:tcPr>
        <w:shd w:val="clear" w:color="b2b2b2" w:themeColor="accent4" w:themeTint="9A" w:fill="b2b2b2" w:themeFill="accent4" w:themeFillTint="9A"/>
        <w:tcBorders>
          <w:top w:val="single" w:color="FFFFFF" w:themeColor="light1" w:sz="4" w:space="0"/>
          <w:bottom w:val="single" w:color="FFFFFF" w:themeColor="light1" w:sz="4" w:space="0"/>
        </w:tcBorders>
      </w:tcPr>
    </w:tblStylePr>
    <w:tblStylePr w:type="band1Vert">
      <w:tcPr>
        <w:shd w:val="clear" w:color="b2b2b2" w:themeColor="accent4" w:themeTint="9A" w:fill="b2b2b2" w:themeFill="accent4" w:themeFillTint="9A"/>
        <w:tcBorders>
          <w:left w:val="single" w:color="FFFFFF" w:themeColor="light1" w:sz="4" w:space="0"/>
          <w:right w:val="single" w:color="FFFFFF" w:themeColor="light1" w:sz="4" w:space="0"/>
        </w:tcBorders>
      </w:tcPr>
    </w:tblStylePr>
    <w:tblStylePr w:type="band2Horz">
      <w:tcPr>
        <w:shd w:val="clear" w:color="b2b2b2" w:themeColor="accent4" w:themeTint="9A" w:fill="b2b2b2"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B2B2"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b2b2" w:themeColor="accent4" w:themeTint="9A" w:fill="b2b2b2" w:themeFill="accent4" w:themeFillTint="9A"/>
        <w:tcBorders>
          <w:top w:val="single" w:color="B2B2B2" w:themeColor="accent4" w:themeTint="9A" w:sz="32" w:space="0"/>
          <w:bottom w:val="single" w:color="FFFFFF" w:themeColor="light1" w:sz="12" w:space="0"/>
        </w:tcBorders>
      </w:tcPr>
    </w:tblStylePr>
    <w:tblStylePr w:type="lastCol">
      <w:tcPr>
        <w:tcBorders>
          <w:left w:val="single" w:color="FFFFFF" w:themeColor="light1" w:sz="4" w:space="0"/>
          <w:right w:val="single" w:color="B2B2B2" w:themeColor="accent4" w:themeTint="9A" w:sz="32" w:space="0"/>
        </w:tcBorders>
      </w:tcPr>
    </w:tblStylePr>
    <w:tblStylePr w:type="lastRow">
      <w:rPr>
        <w:rFonts w:ascii="Arial" w:hAnsi="Arial"/>
        <w:b/>
        <w:color w:val="ffffff" w:themeColor="light1"/>
        <w:sz w:val="22"/>
      </w:rPr>
    </w:tblStylePr>
  </w:style>
  <w:style w:type="table" w:styleId="989" w:customStyle="1">
    <w:name w:val="List Table 5 Dark - Accent 5"/>
    <w:basedOn w:val="885"/>
    <w:uiPriority w:val="99"/>
    <w:pPr>
      <w:spacing w:after="0" w:line="240" w:lineRule="auto"/>
    </w:pPr>
    <w:tblPr>
      <w:tblStyleRowBandSize w:val="1"/>
      <w:tblStyleColBandSize w:val="1"/>
      <w:tblBorders>
        <w:top w:val="single" w:color="9E9E9E" w:themeColor="accent5" w:themeTint="9A" w:sz="32" w:space="0"/>
        <w:left w:val="single" w:color="9E9E9E" w:themeColor="accent5" w:themeTint="9A" w:sz="32" w:space="0"/>
        <w:bottom w:val="single" w:color="9E9E9E" w:themeColor="accent5" w:themeTint="9A" w:sz="32" w:space="0"/>
        <w:right w:val="single" w:color="9E9E9E" w:themeColor="accent5" w:themeTint="9A" w:sz="32" w:space="0"/>
      </w:tblBorders>
      <w:shd w:val="clear" w:color="9e9e9e" w:themeColor="accent5" w:themeTint="9A" w:fill="9e9e9e" w:themeFill="accent5" w:themeFillTint="9A"/>
    </w:tblPr>
    <w:tblStylePr w:type="band1Horz">
      <w:tcPr>
        <w:shd w:val="clear" w:color="9e9e9e" w:themeColor="accent5" w:themeTint="9A" w:fill="9e9e9e" w:themeFill="accent5" w:themeFillTint="9A"/>
        <w:tcBorders>
          <w:top w:val="single" w:color="FFFFFF" w:themeColor="light1" w:sz="4" w:space="0"/>
          <w:bottom w:val="single" w:color="FFFFFF" w:themeColor="light1" w:sz="4" w:space="0"/>
        </w:tcBorders>
      </w:tcPr>
    </w:tblStylePr>
    <w:tblStylePr w:type="band1Vert">
      <w:tcPr>
        <w:shd w:val="clear" w:color="9e9e9e" w:themeColor="accent5" w:themeTint="9A" w:fill="9e9e9e" w:themeFill="accent5" w:themeFillTint="9A"/>
        <w:tcBorders>
          <w:left w:val="single" w:color="FFFFFF" w:themeColor="light1" w:sz="4" w:space="0"/>
          <w:right w:val="single" w:color="FFFFFF" w:themeColor="light1" w:sz="4" w:space="0"/>
        </w:tcBorders>
      </w:tcPr>
    </w:tblStylePr>
    <w:tblStylePr w:type="band2Horz">
      <w:tcPr>
        <w:shd w:val="clear" w:color="9e9e9e" w:themeColor="accent5" w:themeTint="9A" w:fill="9e9e9e"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E9E9E"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e9e9e" w:themeColor="accent5" w:themeTint="9A" w:fill="9e9e9e" w:themeFill="accent5" w:themeFillTint="9A"/>
        <w:tcBorders>
          <w:top w:val="single" w:color="9E9E9E" w:themeColor="accent5" w:themeTint="9A" w:sz="32" w:space="0"/>
          <w:bottom w:val="single" w:color="FFFFFF" w:themeColor="light1" w:sz="12" w:space="0"/>
        </w:tcBorders>
      </w:tcPr>
    </w:tblStylePr>
    <w:tblStylePr w:type="lastCol">
      <w:tcPr>
        <w:tcBorders>
          <w:left w:val="single" w:color="FFFFFF" w:themeColor="light1" w:sz="4" w:space="0"/>
          <w:right w:val="single" w:color="9E9E9E" w:themeColor="accent5" w:themeTint="9A" w:sz="32" w:space="0"/>
        </w:tcBorders>
      </w:tcPr>
    </w:tblStylePr>
    <w:tblStylePr w:type="lastRow">
      <w:rPr>
        <w:rFonts w:ascii="Arial" w:hAnsi="Arial"/>
        <w:b/>
        <w:color w:val="ffffff" w:themeColor="light1"/>
        <w:sz w:val="22"/>
      </w:rPr>
    </w:tblStylePr>
  </w:style>
  <w:style w:type="table" w:styleId="990" w:customStyle="1">
    <w:name w:val="List Table 5 Dark - Accent 6"/>
    <w:basedOn w:val="885"/>
    <w:uiPriority w:val="99"/>
    <w:pPr>
      <w:spacing w:after="0" w:line="240" w:lineRule="auto"/>
    </w:pPr>
    <w:tblPr>
      <w:tblStyleRowBandSize w:val="1"/>
      <w:tblStyleColBandSize w:val="1"/>
      <w:tblBorders>
        <w:top w:val="single" w:color="949494" w:themeColor="accent6" w:themeTint="98" w:sz="32" w:space="0"/>
        <w:left w:val="single" w:color="949494" w:themeColor="accent6" w:themeTint="98" w:sz="32" w:space="0"/>
        <w:bottom w:val="single" w:color="949494" w:themeColor="accent6" w:themeTint="98" w:sz="32" w:space="0"/>
        <w:right w:val="single" w:color="949494" w:themeColor="accent6" w:themeTint="98" w:sz="32" w:space="0"/>
      </w:tblBorders>
      <w:shd w:val="clear" w:color="949494" w:themeColor="accent6" w:themeTint="98" w:fill="949494" w:themeFill="accent6" w:themeFillTint="98"/>
    </w:tblPr>
    <w:tblStylePr w:type="band1Horz">
      <w:tcPr>
        <w:shd w:val="clear" w:color="949494" w:themeColor="accent6" w:themeTint="98" w:fill="949494" w:themeFill="accent6" w:themeFillTint="98"/>
        <w:tcBorders>
          <w:top w:val="single" w:color="FFFFFF" w:themeColor="light1" w:sz="4" w:space="0"/>
          <w:bottom w:val="single" w:color="FFFFFF" w:themeColor="light1" w:sz="4" w:space="0"/>
        </w:tcBorders>
      </w:tcPr>
    </w:tblStylePr>
    <w:tblStylePr w:type="band1Vert">
      <w:tcPr>
        <w:shd w:val="clear" w:color="949494" w:themeColor="accent6" w:themeTint="98" w:fill="949494" w:themeFill="accent6" w:themeFillTint="98"/>
        <w:tcBorders>
          <w:left w:val="single" w:color="FFFFFF" w:themeColor="light1" w:sz="4" w:space="0"/>
          <w:right w:val="single" w:color="FFFFFF" w:themeColor="light1" w:sz="4" w:space="0"/>
        </w:tcBorders>
      </w:tcPr>
    </w:tblStylePr>
    <w:tblStylePr w:type="band2Horz">
      <w:tcPr>
        <w:shd w:val="clear" w:color="949494" w:themeColor="accent6" w:themeTint="98" w:fill="949494"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49494"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949494" w:themeColor="accent6" w:themeTint="98" w:fill="949494" w:themeFill="accent6" w:themeFillTint="98"/>
        <w:tcBorders>
          <w:top w:val="single" w:color="949494" w:themeColor="accent6" w:themeTint="98" w:sz="32" w:space="0"/>
          <w:bottom w:val="single" w:color="FFFFFF" w:themeColor="light1" w:sz="12" w:space="0"/>
        </w:tcBorders>
      </w:tcPr>
    </w:tblStylePr>
    <w:tblStylePr w:type="lastCol">
      <w:tcPr>
        <w:tcBorders>
          <w:left w:val="single" w:color="FFFFFF" w:themeColor="light1" w:sz="4" w:space="0"/>
          <w:right w:val="single" w:color="949494" w:themeColor="accent6" w:themeTint="98" w:sz="32" w:space="0"/>
        </w:tcBorders>
      </w:tcPr>
    </w:tblStylePr>
    <w:tblStylePr w:type="lastRow">
      <w:rPr>
        <w:rFonts w:ascii="Arial" w:hAnsi="Arial"/>
        <w:b/>
        <w:color w:val="ffffff" w:themeColor="light1"/>
        <w:sz w:val="22"/>
      </w:rPr>
    </w:tblStylePr>
  </w:style>
  <w:style w:type="table" w:styleId="991">
    <w:name w:val="List Table 6 Colorful"/>
    <w:basedOn w:val="885"/>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992" w:customStyle="1">
    <w:name w:val="List Table 6 Colorful - Accent 1"/>
    <w:basedOn w:val="885"/>
    <w:uiPriority w:val="99"/>
    <w:pPr>
      <w:spacing w:after="0" w:line="240" w:lineRule="auto"/>
    </w:pPr>
    <w:tblPr>
      <w:tblStyleRowBandSize w:val="1"/>
      <w:tblStyleColBandSize w:val="1"/>
      <w:tblBorders>
        <w:top w:val="single" w:color="DDDDDD" w:themeColor="accent1" w:sz="4" w:space="0"/>
        <w:bottom w:val="single" w:color="DDDDDD" w:themeColor="accent1" w:sz="4" w:space="0"/>
      </w:tblBorders>
    </w:tblPr>
    <w:tblStylePr w:type="band1Horz">
      <w:rPr>
        <w:rFonts w:ascii="Arial" w:hAnsi="Arial"/>
        <w:color w:val="818181" w:themeColor="accent1" w:themeShade="95"/>
        <w:sz w:val="22"/>
      </w:rPr>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band2Horz">
      <w:rPr>
        <w:rFonts w:ascii="Arial" w:hAnsi="Arial"/>
        <w:color w:val="818181" w:themeColor="accent1" w:themeShade="95"/>
        <w:sz w:val="22"/>
      </w:rPr>
    </w:tblStylePr>
    <w:tblStylePr w:type="firstCol">
      <w:rPr>
        <w:b/>
        <w:color w:val="818181" w:themeColor="accent1" w:themeShade="95"/>
      </w:rPr>
    </w:tblStylePr>
    <w:tblStylePr w:type="firstRow">
      <w:rPr>
        <w:b/>
        <w:color w:val="818181" w:themeColor="accent1" w:themeShade="95"/>
      </w:rPr>
      <w:tcPr>
        <w:tcBorders>
          <w:bottom w:val="single" w:color="DDDDDD" w:themeColor="accent1" w:sz="4" w:space="0"/>
        </w:tcBorders>
      </w:tcPr>
    </w:tblStylePr>
    <w:tblStylePr w:type="lastCol">
      <w:rPr>
        <w:b/>
        <w:color w:val="818181" w:themeColor="accent1" w:themeShade="95"/>
      </w:rPr>
    </w:tblStylePr>
    <w:tblStylePr w:type="lastRow">
      <w:rPr>
        <w:b/>
        <w:color w:val="818181" w:themeColor="accent1" w:themeShade="95"/>
      </w:rPr>
      <w:tcPr>
        <w:tcBorders>
          <w:top w:val="single" w:color="DDDDDD" w:themeColor="accent1" w:sz="4" w:space="0"/>
        </w:tcBorders>
      </w:tcPr>
    </w:tblStylePr>
  </w:style>
  <w:style w:type="table" w:styleId="993" w:customStyle="1">
    <w:name w:val="List Table 6 Colorful - Accent 2"/>
    <w:basedOn w:val="885"/>
    <w:uiPriority w:val="99"/>
    <w:pPr>
      <w:spacing w:after="0" w:line="240" w:lineRule="auto"/>
    </w:pPr>
    <w:tblPr>
      <w:tblStyleRowBandSize w:val="1"/>
      <w:tblStyleColBandSize w:val="1"/>
      <w:tblBorders>
        <w:top w:val="single" w:color="D1D1D1" w:themeColor="accent2" w:themeTint="97" w:sz="4" w:space="0"/>
        <w:bottom w:val="single" w:color="D1D1D1" w:themeColor="accent2" w:themeTint="97" w:sz="4" w:space="0"/>
      </w:tblBorders>
    </w:tblPr>
    <w:tblStylePr w:type="band1Horz">
      <w:rPr>
        <w:rFonts w:ascii="Arial" w:hAnsi="Arial"/>
        <w:color w:val="d1d1d1" w:themeColor="accent2" w:themeTint="97" w:themeShade="95"/>
        <w:sz w:val="22"/>
      </w:rPr>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tblStylePr w:type="firstCol">
      <w:rPr>
        <w:b/>
        <w:color w:val="d1d1d1" w:themeColor="accent2" w:themeTint="97" w:themeShade="95"/>
      </w:rPr>
    </w:tblStylePr>
    <w:tblStylePr w:type="firstRow">
      <w:rPr>
        <w:b/>
        <w:color w:val="d1d1d1" w:themeColor="accent2" w:themeTint="97" w:themeShade="95"/>
      </w:rPr>
      <w:tcPr>
        <w:tcBorders>
          <w:bottom w:val="single" w:color="D1D1D1" w:themeColor="accent2" w:themeTint="97" w:sz="4" w:space="0"/>
        </w:tcBorders>
      </w:tcPr>
    </w:tblStylePr>
    <w:tblStylePr w:type="lastCol">
      <w:rPr>
        <w:b/>
        <w:color w:val="d1d1d1" w:themeColor="accent2" w:themeTint="97" w:themeShade="95"/>
      </w:rPr>
    </w:tblStylePr>
    <w:tblStylePr w:type="lastRow">
      <w:rPr>
        <w:b/>
        <w:color w:val="d1d1d1" w:themeColor="accent2" w:themeTint="97" w:themeShade="95"/>
      </w:rPr>
      <w:tcPr>
        <w:tcBorders>
          <w:top w:val="single" w:color="D1D1D1" w:themeColor="accent2" w:themeTint="97" w:sz="4" w:space="0"/>
        </w:tcBorders>
      </w:tcPr>
    </w:tblStylePr>
  </w:style>
  <w:style w:type="table" w:styleId="994" w:customStyle="1">
    <w:name w:val="List Table 6 Colorful - Accent 3"/>
    <w:basedOn w:val="885"/>
    <w:uiPriority w:val="99"/>
    <w:pPr>
      <w:spacing w:after="0" w:line="240" w:lineRule="auto"/>
    </w:pPr>
    <w:tblPr>
      <w:tblStyleRowBandSize w:val="1"/>
      <w:tblStyleColBandSize w:val="1"/>
      <w:tblBorders>
        <w:top w:val="single" w:color="C0C0C0" w:themeColor="accent3" w:themeTint="98" w:sz="4" w:space="0"/>
        <w:bottom w:val="single" w:color="C0C0C0" w:themeColor="accent3" w:themeTint="98" w:sz="4" w:space="0"/>
      </w:tblBorders>
    </w:tblPr>
    <w:tblStylePr w:type="band1Horz">
      <w:rPr>
        <w:rFonts w:ascii="Arial" w:hAnsi="Arial"/>
        <w:color w:val="c0c0c0" w:themeColor="accent3" w:themeTint="98" w:themeShade="95"/>
        <w:sz w:val="22"/>
      </w:rPr>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tblStylePr w:type="firstCol">
      <w:rPr>
        <w:b/>
        <w:color w:val="c0c0c0" w:themeColor="accent3" w:themeTint="98" w:themeShade="95"/>
      </w:rPr>
    </w:tblStylePr>
    <w:tblStylePr w:type="firstRow">
      <w:rPr>
        <w:b/>
        <w:color w:val="c0c0c0" w:themeColor="accent3" w:themeTint="98" w:themeShade="95"/>
      </w:rPr>
      <w:tcPr>
        <w:tcBorders>
          <w:bottom w:val="single" w:color="C0C0C0" w:themeColor="accent3" w:themeTint="98" w:sz="4" w:space="0"/>
        </w:tcBorders>
      </w:tcPr>
    </w:tblStylePr>
    <w:tblStylePr w:type="lastCol">
      <w:rPr>
        <w:b/>
        <w:color w:val="c0c0c0" w:themeColor="accent3" w:themeTint="98" w:themeShade="95"/>
      </w:rPr>
    </w:tblStylePr>
    <w:tblStylePr w:type="lastRow">
      <w:rPr>
        <w:b/>
        <w:color w:val="c0c0c0" w:themeColor="accent3" w:themeTint="98" w:themeShade="95"/>
      </w:rPr>
      <w:tcPr>
        <w:tcBorders>
          <w:top w:val="single" w:color="C0C0C0" w:themeColor="accent3" w:themeTint="98" w:sz="4" w:space="0"/>
        </w:tcBorders>
      </w:tcPr>
    </w:tblStylePr>
  </w:style>
  <w:style w:type="table" w:styleId="995" w:customStyle="1">
    <w:name w:val="List Table 6 Colorful - Accent 4"/>
    <w:basedOn w:val="885"/>
    <w:uiPriority w:val="99"/>
    <w:pPr>
      <w:spacing w:after="0" w:line="240" w:lineRule="auto"/>
    </w:pPr>
    <w:tblPr>
      <w:tblStyleRowBandSize w:val="1"/>
      <w:tblStyleColBandSize w:val="1"/>
      <w:tblBorders>
        <w:top w:val="single" w:color="B2B2B2" w:themeColor="accent4" w:themeTint="9A" w:sz="4" w:space="0"/>
        <w:bottom w:val="single" w:color="B2B2B2" w:themeColor="accent4" w:themeTint="9A" w:sz="4" w:space="0"/>
      </w:tblBorders>
    </w:tblPr>
    <w:tblStylePr w:type="band1Horz">
      <w:rPr>
        <w:rFonts w:ascii="Arial" w:hAnsi="Arial"/>
        <w:color w:val="b2b2b2" w:themeColor="accent4" w:themeTint="9A" w:themeShade="95"/>
        <w:sz w:val="22"/>
      </w:rPr>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tblStylePr w:type="firstCol">
      <w:rPr>
        <w:b/>
        <w:color w:val="b2b2b2" w:themeColor="accent4" w:themeTint="9A" w:themeShade="95"/>
      </w:rPr>
    </w:tblStylePr>
    <w:tblStylePr w:type="firstRow">
      <w:rPr>
        <w:b/>
        <w:color w:val="b2b2b2" w:themeColor="accent4" w:themeTint="9A" w:themeShade="95"/>
      </w:rPr>
      <w:tcPr>
        <w:tcBorders>
          <w:bottom w:val="single" w:color="B2B2B2" w:themeColor="accent4" w:themeTint="9A" w:sz="4" w:space="0"/>
        </w:tcBorders>
      </w:tcPr>
    </w:tblStylePr>
    <w:tblStylePr w:type="lastCol">
      <w:rPr>
        <w:b/>
        <w:color w:val="b2b2b2" w:themeColor="accent4" w:themeTint="9A" w:themeShade="95"/>
      </w:rPr>
    </w:tblStylePr>
    <w:tblStylePr w:type="lastRow">
      <w:rPr>
        <w:b/>
        <w:color w:val="b2b2b2" w:themeColor="accent4" w:themeTint="9A" w:themeShade="95"/>
      </w:rPr>
      <w:tcPr>
        <w:tcBorders>
          <w:top w:val="single" w:color="B2B2B2" w:themeColor="accent4" w:themeTint="9A" w:sz="4" w:space="0"/>
        </w:tcBorders>
      </w:tcPr>
    </w:tblStylePr>
  </w:style>
  <w:style w:type="table" w:styleId="996" w:customStyle="1">
    <w:name w:val="List Table 6 Colorful - Accent 5"/>
    <w:basedOn w:val="885"/>
    <w:uiPriority w:val="99"/>
    <w:pPr>
      <w:spacing w:after="0" w:line="240" w:lineRule="auto"/>
    </w:pPr>
    <w:tblPr>
      <w:tblStyleRowBandSize w:val="1"/>
      <w:tblStyleColBandSize w:val="1"/>
      <w:tblBorders>
        <w:top w:val="single" w:color="9E9E9E" w:themeColor="accent5" w:themeTint="9A" w:sz="4" w:space="0"/>
        <w:bottom w:val="single" w:color="9E9E9E" w:themeColor="accent5" w:themeTint="9A" w:sz="4" w:space="0"/>
      </w:tblBorders>
    </w:tblPr>
    <w:tblStylePr w:type="band1Horz">
      <w:rPr>
        <w:rFonts w:ascii="Arial" w:hAnsi="Arial"/>
        <w:color w:val="9e9e9e" w:themeColor="accent5" w:themeTint="9A" w:themeShade="95"/>
        <w:sz w:val="22"/>
      </w:rPr>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tblStylePr w:type="firstCol">
      <w:rPr>
        <w:b/>
        <w:color w:val="9e9e9e" w:themeColor="accent5" w:themeTint="9A" w:themeShade="95"/>
      </w:rPr>
    </w:tblStylePr>
    <w:tblStylePr w:type="firstRow">
      <w:rPr>
        <w:b/>
        <w:color w:val="9e9e9e" w:themeColor="accent5" w:themeTint="9A" w:themeShade="95"/>
      </w:rPr>
      <w:tcPr>
        <w:tcBorders>
          <w:bottom w:val="single" w:color="9E9E9E" w:themeColor="accent5" w:themeTint="9A" w:sz="4" w:space="0"/>
        </w:tcBorders>
      </w:tcPr>
    </w:tblStylePr>
    <w:tblStylePr w:type="lastCol">
      <w:rPr>
        <w:b/>
        <w:color w:val="9e9e9e" w:themeColor="accent5" w:themeTint="9A" w:themeShade="95"/>
      </w:rPr>
    </w:tblStylePr>
    <w:tblStylePr w:type="lastRow">
      <w:rPr>
        <w:b/>
        <w:color w:val="9e9e9e" w:themeColor="accent5" w:themeTint="9A" w:themeShade="95"/>
      </w:rPr>
      <w:tcPr>
        <w:tcBorders>
          <w:top w:val="single" w:color="9E9E9E" w:themeColor="accent5" w:themeTint="9A" w:sz="4" w:space="0"/>
        </w:tcBorders>
      </w:tcPr>
    </w:tblStylePr>
  </w:style>
  <w:style w:type="table" w:styleId="997" w:customStyle="1">
    <w:name w:val="List Table 6 Colorful - Accent 6"/>
    <w:basedOn w:val="885"/>
    <w:uiPriority w:val="99"/>
    <w:pPr>
      <w:spacing w:after="0" w:line="240" w:lineRule="auto"/>
    </w:pPr>
    <w:tblPr>
      <w:tblStyleRowBandSize w:val="1"/>
      <w:tblStyleColBandSize w:val="1"/>
      <w:tblBorders>
        <w:top w:val="single" w:color="949494" w:themeColor="accent6" w:themeTint="98" w:sz="4" w:space="0"/>
        <w:bottom w:val="single" w:color="949494" w:themeColor="accent6" w:themeTint="98" w:sz="4" w:space="0"/>
      </w:tblBorders>
    </w:tblPr>
    <w:tblStylePr w:type="band1Horz">
      <w:rPr>
        <w:rFonts w:ascii="Arial" w:hAnsi="Arial"/>
        <w:color w:val="949494" w:themeColor="accent6" w:themeTint="98" w:themeShade="95"/>
        <w:sz w:val="22"/>
      </w:rPr>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tblStylePr w:type="firstCol">
      <w:rPr>
        <w:b/>
        <w:color w:val="949494" w:themeColor="accent6" w:themeTint="98" w:themeShade="95"/>
      </w:rPr>
    </w:tblStylePr>
    <w:tblStylePr w:type="firstRow">
      <w:rPr>
        <w:b/>
        <w:color w:val="949494" w:themeColor="accent6" w:themeTint="98" w:themeShade="95"/>
      </w:rPr>
      <w:tcPr>
        <w:tcBorders>
          <w:bottom w:val="single" w:color="949494" w:themeColor="accent6" w:themeTint="98" w:sz="4" w:space="0"/>
        </w:tcBorders>
      </w:tcPr>
    </w:tblStylePr>
    <w:tblStylePr w:type="lastCol">
      <w:rPr>
        <w:b/>
        <w:color w:val="949494" w:themeColor="accent6" w:themeTint="98" w:themeShade="95"/>
      </w:rPr>
    </w:tblStylePr>
    <w:tblStylePr w:type="lastRow">
      <w:rPr>
        <w:b/>
        <w:color w:val="949494" w:themeColor="accent6" w:themeTint="98" w:themeShade="95"/>
      </w:rPr>
      <w:tcPr>
        <w:tcBorders>
          <w:top w:val="single" w:color="949494" w:themeColor="accent6" w:themeTint="98" w:sz="4" w:space="0"/>
        </w:tcBorders>
      </w:tcPr>
    </w:tblStylePr>
  </w:style>
  <w:style w:type="table" w:styleId="998">
    <w:name w:val="List Table 7 Colorful"/>
    <w:basedOn w:val="885"/>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99" w:customStyle="1">
    <w:name w:val="List Table 7 Colorful - Accent 1"/>
    <w:basedOn w:val="885"/>
    <w:uiPriority w:val="99"/>
    <w:pPr>
      <w:spacing w:after="0" w:line="240" w:lineRule="auto"/>
    </w:pPr>
    <w:tblPr>
      <w:tblStyleRowBandSize w:val="1"/>
      <w:tblStyleColBandSize w:val="1"/>
      <w:tblBorders>
        <w:right w:val="single" w:color="DDDDDD" w:themeColor="accent1" w:sz="4" w:space="0"/>
      </w:tblBorders>
    </w:tblPr>
    <w:tblStylePr w:type="band1Horz">
      <w:rPr>
        <w:rFonts w:ascii="Arial" w:hAnsi="Arial"/>
        <w:color w:val="818181" w:themeColor="accent1" w:themeShade="95"/>
        <w:sz w:val="22"/>
      </w:rPr>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band2Horz">
      <w:rPr>
        <w:rFonts w:ascii="Arial" w:hAnsi="Arial"/>
        <w:color w:val="818181" w:themeColor="accent1" w:themeShade="95"/>
        <w:sz w:val="22"/>
      </w:rPr>
    </w:tblStylePr>
    <w:tblStylePr w:type="firstCol">
      <w:rPr>
        <w:rFonts w:ascii="Arial" w:hAnsi="Arial"/>
        <w:i/>
        <w:color w:val="818181" w:themeColor="accent1" w:themeShade="95"/>
        <w:sz w:val="22"/>
      </w:rPr>
      <w:pPr>
        <w:jc w:val="right"/>
      </w:pPr>
      <w:tcPr>
        <w:shd w:val="clear" w:color="ffffff" w:fill="auto"/>
        <w:tcBorders>
          <w:top w:val="none" w:color="000000" w:sz="4" w:space="0"/>
          <w:left w:val="none" w:color="000000" w:sz="4" w:space="0"/>
          <w:bottom w:val="none" w:color="000000" w:sz="4" w:space="0"/>
          <w:right w:val="single" w:color="DDDDDD" w:themeColor="accent1" w:sz="4" w:space="0"/>
        </w:tcBorders>
      </w:tcPr>
    </w:tblStylePr>
    <w:tblStylePr w:type="firstRow">
      <w:rPr>
        <w:rFonts w:ascii="Arial" w:hAnsi="Arial"/>
        <w:i/>
        <w:color w:val="818181" w:themeColor="accent1" w:themeShade="95"/>
        <w:sz w:val="22"/>
      </w:rPr>
      <w:tcPr>
        <w:shd w:val="clear" w:color="ffffff" w:themeColor="light1" w:fill="ffffff" w:themeFill="light1"/>
        <w:tcBorders>
          <w:top w:val="none" w:color="000000" w:sz="4" w:space="0"/>
          <w:left w:val="none" w:color="000000" w:sz="4" w:space="0"/>
          <w:bottom w:val="single" w:color="DDDDDD" w:themeColor="accent1" w:sz="4" w:space="0"/>
          <w:right w:val="none" w:color="000000" w:sz="4" w:space="0"/>
        </w:tcBorders>
      </w:tcPr>
    </w:tblStylePr>
    <w:tblStylePr w:type="lastCol">
      <w:rPr>
        <w:rFonts w:ascii="Arial" w:hAnsi="Arial"/>
        <w:i/>
        <w:color w:val="818181" w:themeColor="accent1" w:themeShade="95"/>
        <w:sz w:val="22"/>
      </w:rPr>
      <w:tcPr>
        <w:shd w:val="clear" w:color="ffffff" w:fill="auto"/>
        <w:tcBorders>
          <w:top w:val="none" w:color="000000" w:sz="4" w:space="0"/>
          <w:left w:val="single" w:color="DDDDDD"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tcPr>
        <w:shd w:val="clear" w:color="ffffff" w:themeColor="light1" w:fill="ffffff" w:themeFill="light1"/>
        <w:tcBorders>
          <w:top w:val="single" w:color="DDDDDD" w:themeColor="accent1" w:sz="4" w:space="0"/>
          <w:left w:val="none" w:color="000000" w:sz="4" w:space="0"/>
          <w:bottom w:val="none" w:color="000000" w:sz="4" w:space="0"/>
          <w:right w:val="none" w:color="000000" w:sz="4" w:space="0"/>
        </w:tcBorders>
      </w:tcPr>
    </w:tblStylePr>
  </w:style>
  <w:style w:type="table" w:styleId="1000" w:customStyle="1">
    <w:name w:val="List Table 7 Colorful - Accent 2"/>
    <w:basedOn w:val="885"/>
    <w:uiPriority w:val="99"/>
    <w:pPr>
      <w:spacing w:after="0" w:line="240" w:lineRule="auto"/>
    </w:pPr>
    <w:tblPr>
      <w:tblStyleRowBandSize w:val="1"/>
      <w:tblStyleColBandSize w:val="1"/>
      <w:tblBorders>
        <w:right w:val="single" w:color="D1D1D1" w:themeColor="accent2" w:themeTint="97" w:sz="4" w:space="0"/>
      </w:tblBorders>
    </w:tblPr>
    <w:tblStylePr w:type="band1Horz">
      <w:rPr>
        <w:rFonts w:ascii="Arial" w:hAnsi="Arial"/>
        <w:color w:val="d1d1d1" w:themeColor="accent2" w:themeTint="97" w:themeShade="95"/>
        <w:sz w:val="22"/>
      </w:rPr>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tblStylePr w:type="firstCol">
      <w:rPr>
        <w:rFonts w:ascii="Arial" w:hAnsi="Arial"/>
        <w:i/>
        <w:color w:val="d1d1d1"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1D1D1" w:themeColor="accent2" w:themeTint="97" w:sz="4" w:space="0"/>
        </w:tcBorders>
      </w:tcPr>
    </w:tblStylePr>
    <w:tblStylePr w:type="firstRow">
      <w:rPr>
        <w:rFonts w:ascii="Arial" w:hAnsi="Arial"/>
        <w:i/>
        <w:color w:val="d1d1d1" w:themeColor="accent2" w:themeTint="97" w:themeShade="95"/>
        <w:sz w:val="22"/>
      </w:rPr>
      <w:tcPr>
        <w:shd w:val="clear" w:color="ffffff" w:themeColor="light1" w:fill="ffffff" w:themeFill="light1"/>
        <w:tcBorders>
          <w:top w:val="none" w:color="000000" w:sz="4" w:space="0"/>
          <w:left w:val="none" w:color="000000" w:sz="4" w:space="0"/>
          <w:bottom w:val="single" w:color="D1D1D1" w:themeColor="accent2" w:themeTint="97" w:sz="4" w:space="0"/>
          <w:right w:val="none" w:color="000000" w:sz="4" w:space="0"/>
        </w:tcBorders>
      </w:tcPr>
    </w:tblStylePr>
    <w:tblStylePr w:type="lastCol">
      <w:rPr>
        <w:rFonts w:ascii="Arial" w:hAnsi="Arial"/>
        <w:i/>
        <w:color w:val="d1d1d1" w:themeColor="accent2" w:themeTint="97" w:themeShade="95"/>
        <w:sz w:val="22"/>
      </w:rPr>
      <w:tcPr>
        <w:shd w:val="clear" w:color="ffffff" w:fill="auto"/>
        <w:tcBorders>
          <w:top w:val="none" w:color="000000" w:sz="4" w:space="0"/>
          <w:left w:val="single" w:color="D1D1D1" w:themeColor="accent2" w:themeTint="97" w:sz="4" w:space="0"/>
          <w:bottom w:val="none" w:color="000000" w:sz="4" w:space="0"/>
          <w:right w:val="none" w:color="000000" w:sz="4" w:space="0"/>
        </w:tcBorders>
      </w:tcPr>
    </w:tblStylePr>
    <w:tblStylePr w:type="lastRow">
      <w:rPr>
        <w:rFonts w:ascii="Arial" w:hAnsi="Arial"/>
        <w:i/>
        <w:color w:val="d1d1d1" w:themeColor="accent2" w:themeTint="97" w:themeShade="95"/>
        <w:sz w:val="22"/>
      </w:rPr>
      <w:tcPr>
        <w:shd w:val="clear" w:color="ffffff" w:themeColor="light1" w:fill="ffffff" w:themeFill="light1"/>
        <w:tcBorders>
          <w:top w:val="single" w:color="D1D1D1" w:themeColor="accent2" w:themeTint="97" w:sz="4" w:space="0"/>
          <w:left w:val="none" w:color="000000" w:sz="4" w:space="0"/>
          <w:bottom w:val="none" w:color="000000" w:sz="4" w:space="0"/>
          <w:right w:val="none" w:color="000000" w:sz="4" w:space="0"/>
        </w:tcBorders>
      </w:tcPr>
    </w:tblStylePr>
  </w:style>
  <w:style w:type="table" w:styleId="1001" w:customStyle="1">
    <w:name w:val="List Table 7 Colorful - Accent 3"/>
    <w:basedOn w:val="885"/>
    <w:uiPriority w:val="99"/>
    <w:pPr>
      <w:spacing w:after="0" w:line="240" w:lineRule="auto"/>
    </w:pPr>
    <w:tblPr>
      <w:tblStyleRowBandSize w:val="1"/>
      <w:tblStyleColBandSize w:val="1"/>
      <w:tblBorders>
        <w:right w:val="single" w:color="C0C0C0" w:themeColor="accent3" w:themeTint="98" w:sz="4" w:space="0"/>
      </w:tblBorders>
    </w:tblPr>
    <w:tblStylePr w:type="band1Horz">
      <w:rPr>
        <w:rFonts w:ascii="Arial" w:hAnsi="Arial"/>
        <w:color w:val="c0c0c0" w:themeColor="accent3" w:themeTint="98" w:themeShade="95"/>
        <w:sz w:val="22"/>
      </w:rPr>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tblStylePr w:type="firstCol">
      <w:rPr>
        <w:rFonts w:ascii="Arial" w:hAnsi="Arial"/>
        <w:i/>
        <w:color w:val="c0c0c0"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0C0C0" w:themeColor="accent3" w:themeTint="98" w:sz="4" w:space="0"/>
        </w:tcBorders>
      </w:tcPr>
    </w:tblStylePr>
    <w:tblStylePr w:type="firstRow">
      <w:rPr>
        <w:rFonts w:ascii="Arial" w:hAnsi="Arial"/>
        <w:i/>
        <w:color w:val="c0c0c0" w:themeColor="accent3" w:themeTint="98" w:themeShade="95"/>
        <w:sz w:val="22"/>
      </w:rPr>
      <w:tcPr>
        <w:shd w:val="clear" w:color="ffffff" w:themeColor="light1" w:fill="ffffff" w:themeFill="light1"/>
        <w:tcBorders>
          <w:top w:val="none" w:color="000000" w:sz="4" w:space="0"/>
          <w:left w:val="none" w:color="000000" w:sz="4" w:space="0"/>
          <w:bottom w:val="single" w:color="C0C0C0" w:themeColor="accent3" w:themeTint="98" w:sz="4" w:space="0"/>
          <w:right w:val="none" w:color="000000" w:sz="4" w:space="0"/>
        </w:tcBorders>
      </w:tcPr>
    </w:tblStylePr>
    <w:tblStylePr w:type="lastCol">
      <w:rPr>
        <w:rFonts w:ascii="Arial" w:hAnsi="Arial"/>
        <w:i/>
        <w:color w:val="c0c0c0" w:themeColor="accent3" w:themeTint="98" w:themeShade="95"/>
        <w:sz w:val="22"/>
      </w:rPr>
      <w:tcPr>
        <w:shd w:val="clear" w:color="ffffff" w:fill="auto"/>
        <w:tcBorders>
          <w:top w:val="none" w:color="000000" w:sz="4" w:space="0"/>
          <w:left w:val="single" w:color="C0C0C0" w:themeColor="accent3" w:themeTint="98" w:sz="4" w:space="0"/>
          <w:bottom w:val="none" w:color="000000" w:sz="4" w:space="0"/>
          <w:right w:val="none" w:color="000000" w:sz="4" w:space="0"/>
        </w:tcBorders>
      </w:tcPr>
    </w:tblStylePr>
    <w:tblStylePr w:type="lastRow">
      <w:rPr>
        <w:rFonts w:ascii="Arial" w:hAnsi="Arial"/>
        <w:i/>
        <w:color w:val="c0c0c0" w:themeColor="accent3" w:themeTint="98" w:themeShade="95"/>
        <w:sz w:val="22"/>
      </w:rPr>
      <w:tcPr>
        <w:shd w:val="clear" w:color="ffffff" w:themeColor="light1" w:fill="ffffff" w:themeFill="light1"/>
        <w:tcBorders>
          <w:top w:val="single" w:color="C0C0C0" w:themeColor="accent3" w:themeTint="98" w:sz="4" w:space="0"/>
          <w:left w:val="none" w:color="000000" w:sz="4" w:space="0"/>
          <w:bottom w:val="none" w:color="000000" w:sz="4" w:space="0"/>
          <w:right w:val="none" w:color="000000" w:sz="4" w:space="0"/>
        </w:tcBorders>
      </w:tcPr>
    </w:tblStylePr>
  </w:style>
  <w:style w:type="table" w:styleId="1002" w:customStyle="1">
    <w:name w:val="List Table 7 Colorful - Accent 4"/>
    <w:basedOn w:val="885"/>
    <w:uiPriority w:val="99"/>
    <w:pPr>
      <w:spacing w:after="0" w:line="240" w:lineRule="auto"/>
    </w:pPr>
    <w:tblPr>
      <w:tblStyleRowBandSize w:val="1"/>
      <w:tblStyleColBandSize w:val="1"/>
      <w:tblBorders>
        <w:right w:val="single" w:color="B2B2B2" w:themeColor="accent4" w:themeTint="9A" w:sz="4" w:space="0"/>
      </w:tblBorders>
    </w:tblPr>
    <w:tblStylePr w:type="band1Horz">
      <w:rPr>
        <w:rFonts w:ascii="Arial" w:hAnsi="Arial"/>
        <w:color w:val="b2b2b2" w:themeColor="accent4" w:themeTint="9A" w:themeShade="95"/>
        <w:sz w:val="22"/>
      </w:rPr>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tblStylePr w:type="firstCol">
      <w:rPr>
        <w:rFonts w:ascii="Arial" w:hAnsi="Arial"/>
        <w:i/>
        <w:color w:val="b2b2b2"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B2B2" w:themeColor="accent4" w:themeTint="9A" w:sz="4" w:space="0"/>
        </w:tcBorders>
      </w:tcPr>
    </w:tblStylePr>
    <w:tblStylePr w:type="firstRow">
      <w:rPr>
        <w:rFonts w:ascii="Arial" w:hAnsi="Arial"/>
        <w:i/>
        <w:color w:val="b2b2b2" w:themeColor="accent4" w:themeTint="9A" w:themeShade="95"/>
        <w:sz w:val="22"/>
      </w:rPr>
      <w:tcPr>
        <w:shd w:val="clear" w:color="ffffff" w:themeColor="light1" w:fill="ffffff" w:themeFill="light1"/>
        <w:tcBorders>
          <w:top w:val="none" w:color="000000" w:sz="4" w:space="0"/>
          <w:left w:val="none" w:color="000000" w:sz="4" w:space="0"/>
          <w:bottom w:val="single" w:color="B2B2B2" w:themeColor="accent4" w:themeTint="9A" w:sz="4" w:space="0"/>
          <w:right w:val="none" w:color="000000" w:sz="4" w:space="0"/>
        </w:tcBorders>
      </w:tcPr>
    </w:tblStylePr>
    <w:tblStylePr w:type="lastCol">
      <w:rPr>
        <w:rFonts w:ascii="Arial" w:hAnsi="Arial"/>
        <w:i/>
        <w:color w:val="b2b2b2" w:themeColor="accent4" w:themeTint="9A" w:themeShade="95"/>
        <w:sz w:val="22"/>
      </w:rPr>
      <w:tcPr>
        <w:shd w:val="clear" w:color="ffffff" w:fill="auto"/>
        <w:tcBorders>
          <w:top w:val="none" w:color="000000" w:sz="4" w:space="0"/>
          <w:left w:val="single" w:color="B2B2B2" w:themeColor="accent4" w:themeTint="9A" w:sz="4" w:space="0"/>
          <w:bottom w:val="none" w:color="000000" w:sz="4" w:space="0"/>
          <w:right w:val="none" w:color="000000" w:sz="4" w:space="0"/>
        </w:tcBorders>
      </w:tcPr>
    </w:tblStylePr>
    <w:tblStylePr w:type="lastRow">
      <w:rPr>
        <w:rFonts w:ascii="Arial" w:hAnsi="Arial"/>
        <w:i/>
        <w:color w:val="b2b2b2" w:themeColor="accent4" w:themeTint="9A" w:themeShade="95"/>
        <w:sz w:val="22"/>
      </w:rPr>
      <w:tcPr>
        <w:shd w:val="clear" w:color="ffffff" w:themeColor="light1" w:fill="ffffff" w:themeFill="light1"/>
        <w:tcBorders>
          <w:top w:val="single" w:color="B2B2B2" w:themeColor="accent4" w:themeTint="9A" w:sz="4" w:space="0"/>
          <w:left w:val="none" w:color="000000" w:sz="4" w:space="0"/>
          <w:bottom w:val="none" w:color="000000" w:sz="4" w:space="0"/>
          <w:right w:val="none" w:color="000000" w:sz="4" w:space="0"/>
        </w:tcBorders>
      </w:tcPr>
    </w:tblStylePr>
  </w:style>
  <w:style w:type="table" w:styleId="1003" w:customStyle="1">
    <w:name w:val="List Table 7 Colorful - Accent 5"/>
    <w:basedOn w:val="885"/>
    <w:uiPriority w:val="99"/>
    <w:pPr>
      <w:spacing w:after="0" w:line="240" w:lineRule="auto"/>
    </w:pPr>
    <w:tblPr>
      <w:tblStyleRowBandSize w:val="1"/>
      <w:tblStyleColBandSize w:val="1"/>
      <w:tblBorders>
        <w:right w:val="single" w:color="9E9E9E" w:themeColor="accent5" w:themeTint="9A" w:sz="4" w:space="0"/>
      </w:tblBorders>
    </w:tblPr>
    <w:tblStylePr w:type="band1Horz">
      <w:rPr>
        <w:rFonts w:ascii="Arial" w:hAnsi="Arial"/>
        <w:color w:val="9e9e9e" w:themeColor="accent5" w:themeTint="9A" w:themeShade="95"/>
        <w:sz w:val="22"/>
      </w:rPr>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tblStylePr w:type="firstCol">
      <w:rPr>
        <w:rFonts w:ascii="Arial" w:hAnsi="Arial"/>
        <w:i/>
        <w:color w:val="9e9e9e"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E9E9E" w:themeColor="accent5" w:themeTint="9A" w:sz="4" w:space="0"/>
        </w:tcBorders>
      </w:tcPr>
    </w:tblStylePr>
    <w:tblStylePr w:type="firstRow">
      <w:rPr>
        <w:rFonts w:ascii="Arial" w:hAnsi="Arial"/>
        <w:i/>
        <w:color w:val="9e9e9e" w:themeColor="accent5" w:themeTint="9A" w:themeShade="95"/>
        <w:sz w:val="22"/>
      </w:rPr>
      <w:tcPr>
        <w:shd w:val="clear" w:color="ffffff" w:themeColor="light1" w:fill="ffffff" w:themeFill="light1"/>
        <w:tcBorders>
          <w:top w:val="none" w:color="000000" w:sz="4" w:space="0"/>
          <w:left w:val="none" w:color="000000" w:sz="4" w:space="0"/>
          <w:bottom w:val="single" w:color="9E9E9E" w:themeColor="accent5" w:themeTint="9A" w:sz="4" w:space="0"/>
          <w:right w:val="none" w:color="000000" w:sz="4" w:space="0"/>
        </w:tcBorders>
      </w:tcPr>
    </w:tblStylePr>
    <w:tblStylePr w:type="lastCol">
      <w:rPr>
        <w:rFonts w:ascii="Arial" w:hAnsi="Arial"/>
        <w:i/>
        <w:color w:val="9e9e9e" w:themeColor="accent5" w:themeTint="9A" w:themeShade="95"/>
        <w:sz w:val="22"/>
      </w:rPr>
      <w:tcPr>
        <w:shd w:val="clear" w:color="ffffff" w:fill="auto"/>
        <w:tcBorders>
          <w:top w:val="none" w:color="000000" w:sz="4" w:space="0"/>
          <w:left w:val="single" w:color="9E9E9E" w:themeColor="accent5" w:themeTint="9A" w:sz="4" w:space="0"/>
          <w:bottom w:val="none" w:color="000000" w:sz="4" w:space="0"/>
          <w:right w:val="none" w:color="000000" w:sz="4" w:space="0"/>
        </w:tcBorders>
      </w:tcPr>
    </w:tblStylePr>
    <w:tblStylePr w:type="lastRow">
      <w:rPr>
        <w:rFonts w:ascii="Arial" w:hAnsi="Arial"/>
        <w:i/>
        <w:color w:val="9e9e9e" w:themeColor="accent5" w:themeTint="9A" w:themeShade="95"/>
        <w:sz w:val="22"/>
      </w:rPr>
      <w:tcPr>
        <w:shd w:val="clear" w:color="ffffff" w:themeColor="light1" w:fill="ffffff" w:themeFill="light1"/>
        <w:tcBorders>
          <w:top w:val="single" w:color="9E9E9E" w:themeColor="accent5" w:themeTint="9A" w:sz="4" w:space="0"/>
          <w:left w:val="none" w:color="000000" w:sz="4" w:space="0"/>
          <w:bottom w:val="none" w:color="000000" w:sz="4" w:space="0"/>
          <w:right w:val="none" w:color="000000" w:sz="4" w:space="0"/>
        </w:tcBorders>
      </w:tcPr>
    </w:tblStylePr>
  </w:style>
  <w:style w:type="table" w:styleId="1004" w:customStyle="1">
    <w:name w:val="List Table 7 Colorful - Accent 6"/>
    <w:basedOn w:val="885"/>
    <w:uiPriority w:val="99"/>
    <w:pPr>
      <w:spacing w:after="0" w:line="240" w:lineRule="auto"/>
    </w:pPr>
    <w:tblPr>
      <w:tblStyleRowBandSize w:val="1"/>
      <w:tblStyleColBandSize w:val="1"/>
      <w:tblBorders>
        <w:right w:val="single" w:color="949494" w:themeColor="accent6" w:themeTint="98" w:sz="4" w:space="0"/>
      </w:tblBorders>
    </w:tblPr>
    <w:tblStylePr w:type="band1Horz">
      <w:rPr>
        <w:rFonts w:ascii="Arial" w:hAnsi="Arial"/>
        <w:color w:val="949494" w:themeColor="accent6" w:themeTint="98" w:themeShade="95"/>
        <w:sz w:val="22"/>
      </w:rPr>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tblStylePr w:type="firstCol">
      <w:rPr>
        <w:rFonts w:ascii="Arial" w:hAnsi="Arial"/>
        <w:i/>
        <w:color w:val="949494"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949494" w:themeColor="accent6" w:themeTint="98" w:sz="4" w:space="0"/>
        </w:tcBorders>
      </w:tcPr>
    </w:tblStylePr>
    <w:tblStylePr w:type="firstRow">
      <w:rPr>
        <w:rFonts w:ascii="Arial" w:hAnsi="Arial"/>
        <w:i/>
        <w:color w:val="949494" w:themeColor="accent6" w:themeTint="98" w:themeShade="95"/>
        <w:sz w:val="22"/>
      </w:rPr>
      <w:tcPr>
        <w:shd w:val="clear" w:color="ffffff" w:themeColor="light1" w:fill="ffffff" w:themeFill="light1"/>
        <w:tcBorders>
          <w:top w:val="none" w:color="000000" w:sz="4" w:space="0"/>
          <w:left w:val="none" w:color="000000" w:sz="4" w:space="0"/>
          <w:bottom w:val="single" w:color="949494" w:themeColor="accent6" w:themeTint="98" w:sz="4" w:space="0"/>
          <w:right w:val="none" w:color="000000" w:sz="4" w:space="0"/>
        </w:tcBorders>
      </w:tcPr>
    </w:tblStylePr>
    <w:tblStylePr w:type="lastCol">
      <w:rPr>
        <w:rFonts w:ascii="Arial" w:hAnsi="Arial"/>
        <w:i/>
        <w:color w:val="949494" w:themeColor="accent6" w:themeTint="98" w:themeShade="95"/>
        <w:sz w:val="22"/>
      </w:rPr>
      <w:tcPr>
        <w:shd w:val="clear" w:color="ffffff" w:fill="auto"/>
        <w:tcBorders>
          <w:top w:val="none" w:color="000000" w:sz="4" w:space="0"/>
          <w:left w:val="single" w:color="949494" w:themeColor="accent6" w:themeTint="98" w:sz="4" w:space="0"/>
          <w:bottom w:val="none" w:color="000000" w:sz="4" w:space="0"/>
          <w:right w:val="none" w:color="000000" w:sz="4" w:space="0"/>
        </w:tcBorders>
      </w:tcPr>
    </w:tblStylePr>
    <w:tblStylePr w:type="lastRow">
      <w:rPr>
        <w:rFonts w:ascii="Arial" w:hAnsi="Arial"/>
        <w:i/>
        <w:color w:val="949494" w:themeColor="accent6" w:themeTint="98" w:themeShade="95"/>
        <w:sz w:val="22"/>
      </w:rPr>
      <w:tcPr>
        <w:shd w:val="clear" w:color="ffffff" w:themeColor="light1" w:fill="ffffff" w:themeFill="light1"/>
        <w:tcBorders>
          <w:top w:val="single" w:color="949494" w:themeColor="accent6" w:themeTint="98" w:sz="4" w:space="0"/>
          <w:left w:val="none" w:color="000000" w:sz="4" w:space="0"/>
          <w:bottom w:val="none" w:color="000000" w:sz="4" w:space="0"/>
          <w:right w:val="none" w:color="000000" w:sz="4" w:space="0"/>
        </w:tcBorders>
      </w:tcPr>
    </w:tblStylePr>
  </w:style>
  <w:style w:type="table" w:styleId="1005" w:customStyle="1">
    <w:name w:val="Lined - Accent"/>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006" w:customStyle="1">
    <w:name w:val="Lined - Accent 1"/>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4f4f4" w:themeColor="accent1" w:themeTint="50" w:fill="f4f4f4" w:themeFill="accent1" w:themeFillTint="50"/>
      </w:tcPr>
    </w:tblStylePr>
    <w:tblStylePr w:type="band2Vert">
      <w:rPr>
        <w:rFonts w:ascii="Arial" w:hAnsi="Arial"/>
        <w:color w:val="404040"/>
        <w:sz w:val="22"/>
      </w:rPr>
      <w:tcPr>
        <w:shd w:val="clear" w:color="f4f4f4" w:themeColor="accent1" w:themeTint="50" w:fill="f4f4f4" w:themeFill="accent1" w:themeFillTint="50"/>
      </w:tcPr>
    </w:tblStylePr>
    <w:tblStylePr w:type="firstCol">
      <w:rPr>
        <w:rFonts w:ascii="Arial" w:hAnsi="Arial"/>
        <w:color w:val="f2f2f2"/>
        <w:sz w:val="22"/>
      </w:rPr>
      <w:tcPr>
        <w:shd w:val="clear" w:color="dfdfdf" w:themeColor="accent1" w:themeTint="EA" w:fill="dfdfdf" w:themeFill="accent1" w:themeFillTint="EA"/>
      </w:tcPr>
    </w:tblStylePr>
    <w:tblStylePr w:type="firstRow">
      <w:rPr>
        <w:rFonts w:ascii="Arial" w:hAnsi="Arial"/>
        <w:color w:val="f2f2f2"/>
        <w:sz w:val="22"/>
      </w:rPr>
      <w:tcPr>
        <w:shd w:val="clear" w:color="dfdfdf" w:themeColor="accent1" w:themeTint="EA" w:fill="dfdfdf" w:themeFill="accent1" w:themeFillTint="EA"/>
      </w:tcPr>
    </w:tblStylePr>
    <w:tblStylePr w:type="lastCol">
      <w:rPr>
        <w:rFonts w:ascii="Arial" w:hAnsi="Arial"/>
        <w:color w:val="f2f2f2"/>
        <w:sz w:val="22"/>
      </w:rPr>
      <w:tcPr>
        <w:shd w:val="clear" w:color="dfdfdf" w:themeColor="accent1" w:themeTint="EA" w:fill="dfdfdf" w:themeFill="accent1" w:themeFillTint="EA"/>
      </w:tcPr>
    </w:tblStylePr>
    <w:tblStylePr w:type="lastRow">
      <w:rPr>
        <w:rFonts w:ascii="Arial" w:hAnsi="Arial"/>
        <w:color w:val="f2f2f2"/>
        <w:sz w:val="22"/>
      </w:rPr>
      <w:tcPr>
        <w:shd w:val="clear" w:color="dfdfdf" w:themeColor="accent1" w:themeTint="EA" w:fill="dfdfdf" w:themeFill="accent1" w:themeFillTint="EA"/>
      </w:tcPr>
    </w:tblStylePr>
  </w:style>
  <w:style w:type="table" w:styleId="1007" w:customStyle="1">
    <w:name w:val="Lined - Accent 2"/>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fefef" w:themeColor="accent2" w:themeTint="32" w:fill="efefef" w:themeFill="accent2" w:themeFillTint="32"/>
      </w:tcPr>
    </w:tblStylePr>
    <w:tblStylePr w:type="band2Vert">
      <w:rPr>
        <w:rFonts w:ascii="Arial" w:hAnsi="Arial"/>
        <w:color w:val="404040"/>
        <w:sz w:val="22"/>
      </w:rPr>
      <w:tcPr>
        <w:shd w:val="clear" w:color="efefef" w:themeColor="accent2" w:themeTint="32" w:fill="efefef" w:themeFill="accent2" w:themeFillTint="32"/>
      </w:tcPr>
    </w:tblStylePr>
    <w:tblStylePr w:type="firstCol">
      <w:rPr>
        <w:rFonts w:ascii="Arial" w:hAnsi="Arial"/>
        <w:color w:val="f2f2f2"/>
        <w:sz w:val="22"/>
      </w:rPr>
      <w:tcPr>
        <w:shd w:val="clear" w:color="d1d1d1" w:themeColor="accent2" w:themeTint="97" w:fill="d1d1d1" w:themeFill="accent2" w:themeFillTint="97"/>
      </w:tcPr>
    </w:tblStylePr>
    <w:tblStylePr w:type="firstRow">
      <w:rPr>
        <w:rFonts w:ascii="Arial" w:hAnsi="Arial"/>
        <w:color w:val="f2f2f2"/>
        <w:sz w:val="22"/>
      </w:rPr>
      <w:tcPr>
        <w:shd w:val="clear" w:color="d1d1d1" w:themeColor="accent2" w:themeTint="97" w:fill="d1d1d1" w:themeFill="accent2" w:themeFillTint="97"/>
      </w:tcPr>
    </w:tblStylePr>
    <w:tblStylePr w:type="lastCol">
      <w:rPr>
        <w:rFonts w:ascii="Arial" w:hAnsi="Arial"/>
        <w:color w:val="f2f2f2"/>
        <w:sz w:val="22"/>
      </w:rPr>
      <w:tcPr>
        <w:shd w:val="clear" w:color="d1d1d1" w:themeColor="accent2" w:themeTint="97" w:fill="d1d1d1" w:themeFill="accent2" w:themeFillTint="97"/>
      </w:tcPr>
    </w:tblStylePr>
    <w:tblStylePr w:type="lastRow">
      <w:rPr>
        <w:rFonts w:ascii="Arial" w:hAnsi="Arial"/>
        <w:color w:val="f2f2f2"/>
        <w:sz w:val="22"/>
      </w:rPr>
      <w:tcPr>
        <w:shd w:val="clear" w:color="d1d1d1" w:themeColor="accent2" w:themeTint="97" w:fill="d1d1d1" w:themeFill="accent2" w:themeFillTint="97"/>
      </w:tcPr>
    </w:tblStylePr>
  </w:style>
  <w:style w:type="table" w:styleId="1008" w:customStyle="1">
    <w:name w:val="Lined - Accent 3"/>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9e9e9" w:themeColor="accent3" w:themeTint="34" w:fill="e9e9e9" w:themeFill="accent3" w:themeFillTint="34"/>
      </w:tcPr>
    </w:tblStylePr>
    <w:tblStylePr w:type="band2Vert">
      <w:rPr>
        <w:rFonts w:ascii="Arial" w:hAnsi="Arial"/>
        <w:color w:val="404040"/>
        <w:sz w:val="22"/>
      </w:rPr>
      <w:tcPr>
        <w:shd w:val="clear" w:color="e9e9e9" w:themeColor="accent3" w:themeTint="34" w:fill="e9e9e9" w:themeFill="accent3" w:themeFillTint="34"/>
      </w:tcPr>
    </w:tblStylePr>
    <w:tblStylePr w:type="firstCol">
      <w:rPr>
        <w:rFonts w:ascii="Arial" w:hAnsi="Arial"/>
        <w:color w:val="f2f2f2"/>
        <w:sz w:val="22"/>
      </w:rPr>
      <w:tcPr>
        <w:shd w:val="clear" w:color="969696" w:themeColor="accent3" w:themeTint="FE" w:fill="969696" w:themeFill="accent3" w:themeFillTint="FE"/>
      </w:tcPr>
    </w:tblStylePr>
    <w:tblStylePr w:type="firstRow">
      <w:rPr>
        <w:rFonts w:ascii="Arial" w:hAnsi="Arial"/>
        <w:color w:val="f2f2f2"/>
        <w:sz w:val="22"/>
      </w:rPr>
      <w:tcPr>
        <w:shd w:val="clear" w:color="969696" w:themeColor="accent3" w:themeTint="FE" w:fill="969696" w:themeFill="accent3" w:themeFillTint="FE"/>
      </w:tcPr>
    </w:tblStylePr>
    <w:tblStylePr w:type="lastCol">
      <w:rPr>
        <w:rFonts w:ascii="Arial" w:hAnsi="Arial"/>
        <w:color w:val="f2f2f2"/>
        <w:sz w:val="22"/>
      </w:rPr>
      <w:tcPr>
        <w:shd w:val="clear" w:color="969696" w:themeColor="accent3" w:themeTint="FE" w:fill="969696" w:themeFill="accent3" w:themeFillTint="FE"/>
      </w:tcPr>
    </w:tblStylePr>
    <w:tblStylePr w:type="lastRow">
      <w:rPr>
        <w:rFonts w:ascii="Arial" w:hAnsi="Arial"/>
        <w:color w:val="f2f2f2"/>
        <w:sz w:val="22"/>
      </w:rPr>
      <w:tcPr>
        <w:shd w:val="clear" w:color="969696" w:themeColor="accent3" w:themeTint="FE" w:fill="969696" w:themeFill="accent3" w:themeFillTint="FE"/>
      </w:tcPr>
    </w:tblStylePr>
  </w:style>
  <w:style w:type="table" w:styleId="1009" w:customStyle="1">
    <w:name w:val="Lined - Accent 4"/>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e5e5" w:themeColor="accent4" w:themeTint="34" w:fill="e5e5e5" w:themeFill="accent4" w:themeFillTint="34"/>
      </w:tcPr>
    </w:tblStylePr>
    <w:tblStylePr w:type="band2Vert">
      <w:rPr>
        <w:rFonts w:ascii="Arial" w:hAnsi="Arial"/>
        <w:color w:val="404040"/>
        <w:sz w:val="22"/>
      </w:rPr>
      <w:tcPr>
        <w:shd w:val="clear" w:color="e5e5e5" w:themeColor="accent4" w:themeTint="34" w:fill="e5e5e5" w:themeFill="accent4" w:themeFillTint="34"/>
      </w:tcPr>
    </w:tblStylePr>
    <w:tblStylePr w:type="firstCol">
      <w:rPr>
        <w:rFonts w:ascii="Arial" w:hAnsi="Arial"/>
        <w:color w:val="f2f2f2"/>
        <w:sz w:val="22"/>
      </w:rPr>
      <w:tcPr>
        <w:shd w:val="clear" w:color="b2b2b2" w:themeColor="accent4" w:themeTint="9A" w:fill="b2b2b2" w:themeFill="accent4" w:themeFillTint="9A"/>
      </w:tcPr>
    </w:tblStylePr>
    <w:tblStylePr w:type="firstRow">
      <w:rPr>
        <w:rFonts w:ascii="Arial" w:hAnsi="Arial"/>
        <w:color w:val="f2f2f2"/>
        <w:sz w:val="22"/>
      </w:rPr>
      <w:tcPr>
        <w:shd w:val="clear" w:color="b2b2b2" w:themeColor="accent4" w:themeTint="9A" w:fill="b2b2b2" w:themeFill="accent4" w:themeFillTint="9A"/>
      </w:tcPr>
    </w:tblStylePr>
    <w:tblStylePr w:type="lastCol">
      <w:rPr>
        <w:rFonts w:ascii="Arial" w:hAnsi="Arial"/>
        <w:color w:val="f2f2f2"/>
        <w:sz w:val="22"/>
      </w:rPr>
      <w:tcPr>
        <w:shd w:val="clear" w:color="b2b2b2" w:themeColor="accent4" w:themeTint="9A" w:fill="b2b2b2" w:themeFill="accent4" w:themeFillTint="9A"/>
      </w:tcPr>
    </w:tblStylePr>
    <w:tblStylePr w:type="lastRow">
      <w:rPr>
        <w:rFonts w:ascii="Arial" w:hAnsi="Arial"/>
        <w:color w:val="f2f2f2"/>
        <w:sz w:val="22"/>
      </w:rPr>
      <w:tcPr>
        <w:shd w:val="clear" w:color="b2b2b2" w:themeColor="accent4" w:themeTint="9A" w:fill="b2b2b2" w:themeFill="accent4" w:themeFillTint="9A"/>
      </w:tcPr>
    </w:tblStylePr>
  </w:style>
  <w:style w:type="table" w:styleId="1010" w:customStyle="1">
    <w:name w:val="Lined - Accent 5"/>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dede" w:themeColor="accent5" w:themeTint="34" w:fill="dedede" w:themeFill="accent5" w:themeFillTint="34"/>
      </w:tcPr>
    </w:tblStylePr>
    <w:tblStylePr w:type="band2Vert">
      <w:rPr>
        <w:rFonts w:ascii="Arial" w:hAnsi="Arial"/>
        <w:color w:val="404040"/>
        <w:sz w:val="22"/>
      </w:rPr>
      <w:tcPr>
        <w:shd w:val="clear" w:color="dedede" w:themeColor="accent5" w:themeTint="34" w:fill="dedede" w:themeFill="accent5" w:themeFillTint="34"/>
      </w:tcPr>
    </w:tblStylePr>
    <w:tblStylePr w:type="firstCol">
      <w:rPr>
        <w:rFonts w:ascii="Arial" w:hAnsi="Arial"/>
        <w:color w:val="f2f2f2"/>
        <w:sz w:val="22"/>
      </w:rPr>
      <w:tcPr>
        <w:shd w:val="clear" w:color="5f5f5f" w:themeColor="accent5" w:fill="5f5f5f" w:themeFill="accent5"/>
      </w:tcPr>
    </w:tblStylePr>
    <w:tblStylePr w:type="firstRow">
      <w:rPr>
        <w:rFonts w:ascii="Arial" w:hAnsi="Arial"/>
        <w:color w:val="f2f2f2"/>
        <w:sz w:val="22"/>
      </w:rPr>
      <w:tcPr>
        <w:shd w:val="clear" w:color="5f5f5f" w:themeColor="accent5" w:fill="5f5f5f" w:themeFill="accent5"/>
      </w:tcPr>
    </w:tblStylePr>
    <w:tblStylePr w:type="lastCol">
      <w:rPr>
        <w:rFonts w:ascii="Arial" w:hAnsi="Arial"/>
        <w:color w:val="f2f2f2"/>
        <w:sz w:val="22"/>
      </w:rPr>
      <w:tcPr>
        <w:shd w:val="clear" w:color="5f5f5f" w:themeColor="accent5" w:fill="5f5f5f" w:themeFill="accent5"/>
      </w:tcPr>
    </w:tblStylePr>
    <w:tblStylePr w:type="lastRow">
      <w:rPr>
        <w:rFonts w:ascii="Arial" w:hAnsi="Arial"/>
        <w:color w:val="f2f2f2"/>
        <w:sz w:val="22"/>
      </w:rPr>
      <w:tcPr>
        <w:shd w:val="clear" w:color="5f5f5f" w:themeColor="accent5" w:fill="5f5f5f" w:themeFill="accent5"/>
      </w:tcPr>
    </w:tblStylePr>
  </w:style>
  <w:style w:type="table" w:styleId="1011" w:customStyle="1">
    <w:name w:val="Lined - Accent 6"/>
    <w:basedOn w:val="885"/>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dada" w:themeColor="accent6" w:themeTint="34" w:fill="dadada" w:themeFill="accent6" w:themeFillTint="34"/>
      </w:tcPr>
    </w:tblStylePr>
    <w:tblStylePr w:type="band2Vert">
      <w:rPr>
        <w:rFonts w:ascii="Arial" w:hAnsi="Arial"/>
        <w:color w:val="404040"/>
        <w:sz w:val="22"/>
      </w:rPr>
      <w:tcPr>
        <w:shd w:val="clear" w:color="dadada" w:themeColor="accent6" w:themeTint="34" w:fill="dadada" w:themeFill="accent6" w:themeFillTint="34"/>
      </w:tcPr>
    </w:tblStylePr>
    <w:tblStylePr w:type="firstCol">
      <w:rPr>
        <w:rFonts w:ascii="Arial" w:hAnsi="Arial"/>
        <w:color w:val="f2f2f2"/>
        <w:sz w:val="22"/>
      </w:rPr>
      <w:tcPr>
        <w:shd w:val="clear" w:color="4d4d4d" w:themeColor="accent6" w:fill="4d4d4d" w:themeFill="accent6"/>
      </w:tcPr>
    </w:tblStylePr>
    <w:tblStylePr w:type="firstRow">
      <w:rPr>
        <w:rFonts w:ascii="Arial" w:hAnsi="Arial"/>
        <w:color w:val="f2f2f2"/>
        <w:sz w:val="22"/>
      </w:rPr>
      <w:tcPr>
        <w:shd w:val="clear" w:color="4d4d4d" w:themeColor="accent6" w:fill="4d4d4d" w:themeFill="accent6"/>
      </w:tcPr>
    </w:tblStylePr>
    <w:tblStylePr w:type="lastCol">
      <w:rPr>
        <w:rFonts w:ascii="Arial" w:hAnsi="Arial"/>
        <w:color w:val="f2f2f2"/>
        <w:sz w:val="22"/>
      </w:rPr>
      <w:tcPr>
        <w:shd w:val="clear" w:color="4d4d4d" w:themeColor="accent6" w:fill="4d4d4d" w:themeFill="accent6"/>
      </w:tcPr>
    </w:tblStylePr>
    <w:tblStylePr w:type="lastRow">
      <w:rPr>
        <w:rFonts w:ascii="Arial" w:hAnsi="Arial"/>
        <w:color w:val="f2f2f2"/>
        <w:sz w:val="22"/>
      </w:rPr>
      <w:tcPr>
        <w:shd w:val="clear" w:color="4d4d4d" w:themeColor="accent6" w:fill="4d4d4d" w:themeFill="accent6"/>
      </w:tcPr>
    </w:tblStylePr>
  </w:style>
  <w:style w:type="table" w:styleId="1012" w:customStyle="1">
    <w:name w:val="Bordered &amp; Lined - Accent"/>
    <w:basedOn w:val="885"/>
    <w:uiPriority w:val="99"/>
    <w:pPr>
      <w:spacing w:after="0" w:line="240" w:lineRule="auto"/>
    </w:pPr>
    <w:rPr>
      <w:color w:val="404040"/>
      <w:sz w:val="20"/>
      <w:szCs w:val="20"/>
      <w:lang w:val="de-CH" w:eastAsia="de-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013" w:customStyle="1">
    <w:name w:val="Bordered &amp; Lined - Accent 1"/>
    <w:basedOn w:val="885"/>
    <w:uiPriority w:val="99"/>
    <w:pPr>
      <w:spacing w:after="0" w:line="240" w:lineRule="auto"/>
    </w:pPr>
    <w:rPr>
      <w:color w:val="404040"/>
      <w:sz w:val="20"/>
      <w:szCs w:val="20"/>
      <w:lang w:val="de-CH" w:eastAsia="de-CH"/>
    </w:rPr>
    <w:tblPr>
      <w:tblStyleRowBandSize w:val="1"/>
      <w:tblStyleColBandSize w:val="1"/>
      <w:tblBorders>
        <w:top w:val="single" w:color="818181" w:themeColor="accent1" w:themeShade="95" w:sz="4" w:space="0"/>
        <w:left w:val="single" w:color="818181" w:themeColor="accent1" w:themeShade="95" w:sz="4" w:space="0"/>
        <w:bottom w:val="single" w:color="818181" w:themeColor="accent1" w:themeShade="95" w:sz="4" w:space="0"/>
        <w:right w:val="single" w:color="818181" w:themeColor="accent1" w:themeShade="95" w:sz="4" w:space="0"/>
        <w:insideH w:val="single" w:color="818181" w:themeColor="accent1" w:themeShade="95" w:sz="4" w:space="0"/>
        <w:insideV w:val="single" w:color="818181"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4f4f4" w:themeColor="accent1" w:themeTint="50" w:fill="f4f4f4" w:themeFill="accent1" w:themeFillTint="50"/>
      </w:tcPr>
    </w:tblStylePr>
    <w:tblStylePr w:type="band2Vert">
      <w:rPr>
        <w:rFonts w:ascii="Arial" w:hAnsi="Arial"/>
        <w:color w:val="404040"/>
        <w:sz w:val="22"/>
      </w:rPr>
      <w:tcPr>
        <w:shd w:val="clear" w:color="f4f4f4" w:themeColor="accent1" w:themeTint="50" w:fill="f4f4f4" w:themeFill="accent1" w:themeFillTint="50"/>
      </w:tcPr>
    </w:tblStylePr>
    <w:tblStylePr w:type="firstCol">
      <w:rPr>
        <w:rFonts w:ascii="Arial" w:hAnsi="Arial"/>
        <w:color w:val="f2f2f2"/>
        <w:sz w:val="22"/>
      </w:rPr>
      <w:tcPr>
        <w:shd w:val="clear" w:color="dfdfdf" w:themeColor="accent1" w:themeTint="EA" w:fill="dfdfdf" w:themeFill="accent1" w:themeFillTint="EA"/>
      </w:tcPr>
    </w:tblStylePr>
    <w:tblStylePr w:type="firstRow">
      <w:rPr>
        <w:rFonts w:ascii="Arial" w:hAnsi="Arial"/>
        <w:color w:val="f2f2f2"/>
        <w:sz w:val="22"/>
      </w:rPr>
      <w:tcPr>
        <w:shd w:val="clear" w:color="dfdfdf" w:themeColor="accent1" w:themeTint="EA" w:fill="dfdfdf" w:themeFill="accent1" w:themeFillTint="EA"/>
      </w:tcPr>
    </w:tblStylePr>
    <w:tblStylePr w:type="lastCol">
      <w:rPr>
        <w:rFonts w:ascii="Arial" w:hAnsi="Arial"/>
        <w:color w:val="f2f2f2"/>
        <w:sz w:val="22"/>
      </w:rPr>
      <w:tcPr>
        <w:shd w:val="clear" w:color="dfdfdf" w:themeColor="accent1" w:themeTint="EA" w:fill="dfdfdf" w:themeFill="accent1" w:themeFillTint="EA"/>
      </w:tcPr>
    </w:tblStylePr>
    <w:tblStylePr w:type="lastRow">
      <w:rPr>
        <w:rFonts w:ascii="Arial" w:hAnsi="Arial"/>
        <w:color w:val="f2f2f2"/>
        <w:sz w:val="22"/>
      </w:rPr>
      <w:tcPr>
        <w:shd w:val="clear" w:color="dfdfdf" w:themeColor="accent1" w:themeTint="EA" w:fill="dfdfdf" w:themeFill="accent1" w:themeFillTint="EA"/>
      </w:tcPr>
    </w:tblStylePr>
  </w:style>
  <w:style w:type="table" w:styleId="1014" w:customStyle="1">
    <w:name w:val="Bordered &amp; Lined - Accent 2"/>
    <w:basedOn w:val="885"/>
    <w:uiPriority w:val="99"/>
    <w:pPr>
      <w:spacing w:after="0" w:line="240" w:lineRule="auto"/>
    </w:pPr>
    <w:rPr>
      <w:color w:val="404040"/>
      <w:sz w:val="20"/>
      <w:szCs w:val="20"/>
      <w:lang w:val="de-CH" w:eastAsia="de-CH"/>
    </w:rPr>
    <w:tblPr>
      <w:tblStyleRowBandSize w:val="1"/>
      <w:tblStyleColBandSize w:val="1"/>
      <w:tblBorders>
        <w:top w:val="single" w:color="686868" w:themeColor="accent2" w:themeShade="95" w:sz="4" w:space="0"/>
        <w:left w:val="single" w:color="686868" w:themeColor="accent2" w:themeShade="95" w:sz="4" w:space="0"/>
        <w:bottom w:val="single" w:color="686868" w:themeColor="accent2" w:themeShade="95" w:sz="4" w:space="0"/>
        <w:right w:val="single" w:color="686868" w:themeColor="accent2" w:themeShade="95" w:sz="4" w:space="0"/>
        <w:insideH w:val="single" w:color="686868" w:themeColor="accent2" w:themeShade="95" w:sz="4" w:space="0"/>
        <w:insideV w:val="single" w:color="686868"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fefef" w:themeColor="accent2" w:themeTint="32" w:fill="efefef" w:themeFill="accent2" w:themeFillTint="32"/>
      </w:tcPr>
    </w:tblStylePr>
    <w:tblStylePr w:type="band2Vert">
      <w:rPr>
        <w:rFonts w:ascii="Arial" w:hAnsi="Arial"/>
        <w:color w:val="404040"/>
        <w:sz w:val="22"/>
      </w:rPr>
      <w:tcPr>
        <w:shd w:val="clear" w:color="efefef" w:themeColor="accent2" w:themeTint="32" w:fill="efefef" w:themeFill="accent2" w:themeFillTint="32"/>
      </w:tcPr>
    </w:tblStylePr>
    <w:tblStylePr w:type="firstCol">
      <w:rPr>
        <w:rFonts w:ascii="Arial" w:hAnsi="Arial"/>
        <w:color w:val="f2f2f2"/>
        <w:sz w:val="22"/>
      </w:rPr>
      <w:tcPr>
        <w:shd w:val="clear" w:color="d1d1d1" w:themeColor="accent2" w:themeTint="97" w:fill="d1d1d1" w:themeFill="accent2" w:themeFillTint="97"/>
      </w:tcPr>
    </w:tblStylePr>
    <w:tblStylePr w:type="firstRow">
      <w:rPr>
        <w:rFonts w:ascii="Arial" w:hAnsi="Arial"/>
        <w:color w:val="f2f2f2"/>
        <w:sz w:val="22"/>
      </w:rPr>
      <w:tcPr>
        <w:shd w:val="clear" w:color="d1d1d1" w:themeColor="accent2" w:themeTint="97" w:fill="d1d1d1" w:themeFill="accent2" w:themeFillTint="97"/>
      </w:tcPr>
    </w:tblStylePr>
    <w:tblStylePr w:type="lastCol">
      <w:rPr>
        <w:rFonts w:ascii="Arial" w:hAnsi="Arial"/>
        <w:color w:val="f2f2f2"/>
        <w:sz w:val="22"/>
      </w:rPr>
      <w:tcPr>
        <w:shd w:val="clear" w:color="d1d1d1" w:themeColor="accent2" w:themeTint="97" w:fill="d1d1d1" w:themeFill="accent2" w:themeFillTint="97"/>
      </w:tcPr>
    </w:tblStylePr>
    <w:tblStylePr w:type="lastRow">
      <w:rPr>
        <w:rFonts w:ascii="Arial" w:hAnsi="Arial"/>
        <w:color w:val="f2f2f2"/>
        <w:sz w:val="22"/>
      </w:rPr>
      <w:tcPr>
        <w:shd w:val="clear" w:color="d1d1d1" w:themeColor="accent2" w:themeTint="97" w:fill="d1d1d1" w:themeFill="accent2" w:themeFillTint="97"/>
      </w:tcPr>
    </w:tblStylePr>
  </w:style>
  <w:style w:type="table" w:styleId="1015" w:customStyle="1">
    <w:name w:val="Bordered &amp; Lined - Accent 3"/>
    <w:basedOn w:val="885"/>
    <w:uiPriority w:val="99"/>
    <w:pPr>
      <w:spacing w:after="0" w:line="240" w:lineRule="auto"/>
    </w:pPr>
    <w:rPr>
      <w:color w:val="404040"/>
      <w:sz w:val="20"/>
      <w:szCs w:val="20"/>
      <w:lang w:val="de-CH" w:eastAsia="de-CH"/>
    </w:rPr>
    <w:tblPr>
      <w:tblStyleRowBandSize w:val="1"/>
      <w:tblStyleColBandSize w:val="1"/>
      <w:tblBorders>
        <w:top w:val="single" w:color="575757" w:themeColor="accent3" w:themeShade="95" w:sz="4" w:space="0"/>
        <w:left w:val="single" w:color="575757" w:themeColor="accent3" w:themeShade="95" w:sz="4" w:space="0"/>
        <w:bottom w:val="single" w:color="575757" w:themeColor="accent3" w:themeShade="95" w:sz="4" w:space="0"/>
        <w:right w:val="single" w:color="575757" w:themeColor="accent3" w:themeShade="95" w:sz="4" w:space="0"/>
        <w:insideH w:val="single" w:color="575757" w:themeColor="accent3" w:themeShade="95" w:sz="4" w:space="0"/>
        <w:insideV w:val="single" w:color="575757"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9e9e9" w:themeColor="accent3" w:themeTint="34" w:fill="e9e9e9" w:themeFill="accent3" w:themeFillTint="34"/>
      </w:tcPr>
    </w:tblStylePr>
    <w:tblStylePr w:type="band2Vert">
      <w:rPr>
        <w:rFonts w:ascii="Arial" w:hAnsi="Arial"/>
        <w:color w:val="404040"/>
        <w:sz w:val="22"/>
      </w:rPr>
      <w:tcPr>
        <w:shd w:val="clear" w:color="e9e9e9" w:themeColor="accent3" w:themeTint="34" w:fill="e9e9e9" w:themeFill="accent3" w:themeFillTint="34"/>
      </w:tcPr>
    </w:tblStylePr>
    <w:tblStylePr w:type="firstCol">
      <w:rPr>
        <w:rFonts w:ascii="Arial" w:hAnsi="Arial"/>
        <w:color w:val="f2f2f2"/>
        <w:sz w:val="22"/>
      </w:rPr>
      <w:tcPr>
        <w:shd w:val="clear" w:color="969696" w:themeColor="accent3" w:themeTint="FE" w:fill="969696" w:themeFill="accent3" w:themeFillTint="FE"/>
      </w:tcPr>
    </w:tblStylePr>
    <w:tblStylePr w:type="firstRow">
      <w:rPr>
        <w:rFonts w:ascii="Arial" w:hAnsi="Arial"/>
        <w:color w:val="f2f2f2"/>
        <w:sz w:val="22"/>
      </w:rPr>
      <w:tcPr>
        <w:shd w:val="clear" w:color="969696" w:themeColor="accent3" w:themeTint="FE" w:fill="969696" w:themeFill="accent3" w:themeFillTint="FE"/>
      </w:tcPr>
    </w:tblStylePr>
    <w:tblStylePr w:type="lastCol">
      <w:rPr>
        <w:rFonts w:ascii="Arial" w:hAnsi="Arial"/>
        <w:color w:val="f2f2f2"/>
        <w:sz w:val="22"/>
      </w:rPr>
      <w:tcPr>
        <w:shd w:val="clear" w:color="969696" w:themeColor="accent3" w:themeTint="FE" w:fill="969696" w:themeFill="accent3" w:themeFillTint="FE"/>
      </w:tcPr>
    </w:tblStylePr>
    <w:tblStylePr w:type="lastRow">
      <w:rPr>
        <w:rFonts w:ascii="Arial" w:hAnsi="Arial"/>
        <w:color w:val="f2f2f2"/>
        <w:sz w:val="22"/>
      </w:rPr>
      <w:tcPr>
        <w:shd w:val="clear" w:color="969696" w:themeColor="accent3" w:themeTint="FE" w:fill="969696" w:themeFill="accent3" w:themeFillTint="FE"/>
      </w:tcPr>
    </w:tblStylePr>
  </w:style>
  <w:style w:type="table" w:styleId="1016" w:customStyle="1">
    <w:name w:val="Bordered &amp; Lined - Accent 4"/>
    <w:basedOn w:val="885"/>
    <w:uiPriority w:val="99"/>
    <w:pPr>
      <w:spacing w:after="0" w:line="240" w:lineRule="auto"/>
    </w:pPr>
    <w:rPr>
      <w:color w:val="404040"/>
      <w:sz w:val="20"/>
      <w:szCs w:val="20"/>
      <w:lang w:val="de-CH" w:eastAsia="de-CH"/>
    </w:rPr>
    <w:tblPr>
      <w:tblStyleRowBandSize w:val="1"/>
      <w:tblStyleColBandSize w:val="1"/>
      <w:tblBorders>
        <w:top w:val="single" w:color="4A4A4A" w:themeColor="accent4" w:themeShade="95" w:sz="4" w:space="0"/>
        <w:left w:val="single" w:color="4A4A4A" w:themeColor="accent4" w:themeShade="95" w:sz="4" w:space="0"/>
        <w:bottom w:val="single" w:color="4A4A4A" w:themeColor="accent4" w:themeShade="95" w:sz="4" w:space="0"/>
        <w:right w:val="single" w:color="4A4A4A" w:themeColor="accent4" w:themeShade="95" w:sz="4" w:space="0"/>
        <w:insideH w:val="single" w:color="4A4A4A" w:themeColor="accent4" w:themeShade="95" w:sz="4" w:space="0"/>
        <w:insideV w:val="single" w:color="4A4A4A"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e5e5" w:themeColor="accent4" w:themeTint="34" w:fill="e5e5e5" w:themeFill="accent4" w:themeFillTint="34"/>
      </w:tcPr>
    </w:tblStylePr>
    <w:tblStylePr w:type="band2Vert">
      <w:rPr>
        <w:rFonts w:ascii="Arial" w:hAnsi="Arial"/>
        <w:color w:val="404040"/>
        <w:sz w:val="22"/>
      </w:rPr>
      <w:tcPr>
        <w:shd w:val="clear" w:color="e5e5e5" w:themeColor="accent4" w:themeTint="34" w:fill="e5e5e5" w:themeFill="accent4" w:themeFillTint="34"/>
      </w:tcPr>
    </w:tblStylePr>
    <w:tblStylePr w:type="firstCol">
      <w:rPr>
        <w:rFonts w:ascii="Arial" w:hAnsi="Arial"/>
        <w:color w:val="f2f2f2"/>
        <w:sz w:val="22"/>
      </w:rPr>
      <w:tcPr>
        <w:shd w:val="clear" w:color="b2b2b2" w:themeColor="accent4" w:themeTint="9A" w:fill="b2b2b2" w:themeFill="accent4" w:themeFillTint="9A"/>
      </w:tcPr>
    </w:tblStylePr>
    <w:tblStylePr w:type="firstRow">
      <w:rPr>
        <w:rFonts w:ascii="Arial" w:hAnsi="Arial"/>
        <w:color w:val="f2f2f2"/>
        <w:sz w:val="22"/>
      </w:rPr>
      <w:tcPr>
        <w:shd w:val="clear" w:color="b2b2b2" w:themeColor="accent4" w:themeTint="9A" w:fill="b2b2b2" w:themeFill="accent4" w:themeFillTint="9A"/>
      </w:tcPr>
    </w:tblStylePr>
    <w:tblStylePr w:type="lastCol">
      <w:rPr>
        <w:rFonts w:ascii="Arial" w:hAnsi="Arial"/>
        <w:color w:val="f2f2f2"/>
        <w:sz w:val="22"/>
      </w:rPr>
      <w:tcPr>
        <w:shd w:val="clear" w:color="b2b2b2" w:themeColor="accent4" w:themeTint="9A" w:fill="b2b2b2" w:themeFill="accent4" w:themeFillTint="9A"/>
      </w:tcPr>
    </w:tblStylePr>
    <w:tblStylePr w:type="lastRow">
      <w:rPr>
        <w:rFonts w:ascii="Arial" w:hAnsi="Arial"/>
        <w:color w:val="f2f2f2"/>
        <w:sz w:val="22"/>
      </w:rPr>
      <w:tcPr>
        <w:shd w:val="clear" w:color="b2b2b2" w:themeColor="accent4" w:themeTint="9A" w:fill="b2b2b2" w:themeFill="accent4" w:themeFillTint="9A"/>
      </w:tcPr>
    </w:tblStylePr>
  </w:style>
  <w:style w:type="table" w:styleId="1017" w:customStyle="1">
    <w:name w:val="Bordered &amp; Lined - Accent 5"/>
    <w:basedOn w:val="885"/>
    <w:uiPriority w:val="99"/>
    <w:pPr>
      <w:spacing w:after="0" w:line="240" w:lineRule="auto"/>
    </w:pPr>
    <w:rPr>
      <w:color w:val="404040"/>
      <w:sz w:val="20"/>
      <w:szCs w:val="20"/>
      <w:lang w:val="de-CH" w:eastAsia="de-CH"/>
    </w:rPr>
    <w:tblPr>
      <w:tblStyleRowBandSize w:val="1"/>
      <w:tblStyleColBandSize w:val="1"/>
      <w:tblBorders>
        <w:top w:val="single" w:color="373737" w:themeColor="accent5" w:themeShade="95" w:sz="4" w:space="0"/>
        <w:left w:val="single" w:color="373737" w:themeColor="accent5" w:themeShade="95" w:sz="4" w:space="0"/>
        <w:bottom w:val="single" w:color="373737" w:themeColor="accent5" w:themeShade="95" w:sz="4" w:space="0"/>
        <w:right w:val="single" w:color="373737" w:themeColor="accent5" w:themeShade="95" w:sz="4" w:space="0"/>
        <w:insideH w:val="single" w:color="373737" w:themeColor="accent5" w:themeShade="95" w:sz="4" w:space="0"/>
        <w:insideV w:val="single" w:color="373737"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dede" w:themeColor="accent5" w:themeTint="34" w:fill="dedede" w:themeFill="accent5" w:themeFillTint="34"/>
      </w:tcPr>
    </w:tblStylePr>
    <w:tblStylePr w:type="band2Vert">
      <w:rPr>
        <w:rFonts w:ascii="Arial" w:hAnsi="Arial"/>
        <w:color w:val="404040"/>
        <w:sz w:val="22"/>
      </w:rPr>
      <w:tcPr>
        <w:shd w:val="clear" w:color="dedede" w:themeColor="accent5" w:themeTint="34" w:fill="dedede" w:themeFill="accent5" w:themeFillTint="34"/>
      </w:tcPr>
    </w:tblStylePr>
    <w:tblStylePr w:type="firstCol">
      <w:rPr>
        <w:rFonts w:ascii="Arial" w:hAnsi="Arial"/>
        <w:color w:val="f2f2f2"/>
        <w:sz w:val="22"/>
      </w:rPr>
      <w:tcPr>
        <w:shd w:val="clear" w:color="5f5f5f" w:themeColor="accent5" w:fill="5f5f5f" w:themeFill="accent5"/>
      </w:tcPr>
    </w:tblStylePr>
    <w:tblStylePr w:type="firstRow">
      <w:rPr>
        <w:rFonts w:ascii="Arial" w:hAnsi="Arial"/>
        <w:color w:val="f2f2f2"/>
        <w:sz w:val="22"/>
      </w:rPr>
      <w:tcPr>
        <w:shd w:val="clear" w:color="5f5f5f" w:themeColor="accent5" w:fill="5f5f5f" w:themeFill="accent5"/>
      </w:tcPr>
    </w:tblStylePr>
    <w:tblStylePr w:type="lastCol">
      <w:rPr>
        <w:rFonts w:ascii="Arial" w:hAnsi="Arial"/>
        <w:color w:val="f2f2f2"/>
        <w:sz w:val="22"/>
      </w:rPr>
      <w:tcPr>
        <w:shd w:val="clear" w:color="5f5f5f" w:themeColor="accent5" w:fill="5f5f5f" w:themeFill="accent5"/>
      </w:tcPr>
    </w:tblStylePr>
    <w:tblStylePr w:type="lastRow">
      <w:rPr>
        <w:rFonts w:ascii="Arial" w:hAnsi="Arial"/>
        <w:color w:val="f2f2f2"/>
        <w:sz w:val="22"/>
      </w:rPr>
      <w:tcPr>
        <w:shd w:val="clear" w:color="5f5f5f" w:themeColor="accent5" w:fill="5f5f5f" w:themeFill="accent5"/>
      </w:tcPr>
    </w:tblStylePr>
  </w:style>
  <w:style w:type="table" w:styleId="1018" w:customStyle="1">
    <w:name w:val="Bordered &amp; Lined - Accent 6"/>
    <w:basedOn w:val="885"/>
    <w:uiPriority w:val="99"/>
    <w:pPr>
      <w:spacing w:after="0" w:line="240" w:lineRule="auto"/>
    </w:pPr>
    <w:rPr>
      <w:color w:val="404040"/>
      <w:sz w:val="20"/>
      <w:szCs w:val="20"/>
      <w:lang w:val="de-CH" w:eastAsia="de-CH"/>
    </w:rPr>
    <w:tblPr>
      <w:tblStyleRowBandSize w:val="1"/>
      <w:tblStyleColBandSize w:val="1"/>
      <w:tblBorders>
        <w:top w:val="single" w:color="2C2C2C" w:themeColor="accent6" w:themeShade="95" w:sz="4" w:space="0"/>
        <w:left w:val="single" w:color="2C2C2C" w:themeColor="accent6" w:themeShade="95" w:sz="4" w:space="0"/>
        <w:bottom w:val="single" w:color="2C2C2C" w:themeColor="accent6" w:themeShade="95" w:sz="4" w:space="0"/>
        <w:right w:val="single" w:color="2C2C2C" w:themeColor="accent6" w:themeShade="95" w:sz="4" w:space="0"/>
        <w:insideH w:val="single" w:color="2C2C2C" w:themeColor="accent6" w:themeShade="95" w:sz="4" w:space="0"/>
        <w:insideV w:val="single" w:color="2C2C2C"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dada" w:themeColor="accent6" w:themeTint="34" w:fill="dadada" w:themeFill="accent6" w:themeFillTint="34"/>
      </w:tcPr>
    </w:tblStylePr>
    <w:tblStylePr w:type="band2Vert">
      <w:rPr>
        <w:rFonts w:ascii="Arial" w:hAnsi="Arial"/>
        <w:color w:val="404040"/>
        <w:sz w:val="22"/>
      </w:rPr>
      <w:tcPr>
        <w:shd w:val="clear" w:color="dadada" w:themeColor="accent6" w:themeTint="34" w:fill="dadada" w:themeFill="accent6" w:themeFillTint="34"/>
      </w:tcPr>
    </w:tblStylePr>
    <w:tblStylePr w:type="firstCol">
      <w:rPr>
        <w:rFonts w:ascii="Arial" w:hAnsi="Arial"/>
        <w:color w:val="f2f2f2"/>
        <w:sz w:val="22"/>
      </w:rPr>
      <w:tcPr>
        <w:shd w:val="clear" w:color="4d4d4d" w:themeColor="accent6" w:fill="4d4d4d" w:themeFill="accent6"/>
      </w:tcPr>
    </w:tblStylePr>
    <w:tblStylePr w:type="firstRow">
      <w:rPr>
        <w:rFonts w:ascii="Arial" w:hAnsi="Arial"/>
        <w:color w:val="f2f2f2"/>
        <w:sz w:val="22"/>
      </w:rPr>
      <w:tcPr>
        <w:shd w:val="clear" w:color="4d4d4d" w:themeColor="accent6" w:fill="4d4d4d" w:themeFill="accent6"/>
      </w:tcPr>
    </w:tblStylePr>
    <w:tblStylePr w:type="lastCol">
      <w:rPr>
        <w:rFonts w:ascii="Arial" w:hAnsi="Arial"/>
        <w:color w:val="f2f2f2"/>
        <w:sz w:val="22"/>
      </w:rPr>
      <w:tcPr>
        <w:shd w:val="clear" w:color="4d4d4d" w:themeColor="accent6" w:fill="4d4d4d" w:themeFill="accent6"/>
      </w:tcPr>
    </w:tblStylePr>
    <w:tblStylePr w:type="lastRow">
      <w:rPr>
        <w:rFonts w:ascii="Arial" w:hAnsi="Arial"/>
        <w:color w:val="f2f2f2"/>
        <w:sz w:val="22"/>
      </w:rPr>
      <w:tcPr>
        <w:shd w:val="clear" w:color="4d4d4d" w:themeColor="accent6" w:fill="4d4d4d" w:themeFill="accent6"/>
      </w:tcPr>
    </w:tblStylePr>
  </w:style>
  <w:style w:type="table" w:styleId="1019" w:customStyle="1">
    <w:name w:val="Bordered"/>
    <w:basedOn w:val="885"/>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020" w:customStyle="1">
    <w:name w:val="Bordered - Accent 1"/>
    <w:basedOn w:val="885"/>
    <w:uiPriority w:val="99"/>
    <w:pPr>
      <w:spacing w:after="0" w:line="240" w:lineRule="auto"/>
    </w:pPr>
    <w:tblPr>
      <w:tblStyleRowBandSize w:val="1"/>
      <w:tblStyleColBandSize w:val="1"/>
      <w:tbl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insideH w:val="single" w:color="F1F1F1" w:themeColor="accent1" w:themeTint="67" w:sz="4" w:space="0"/>
        <w:insideV w:val="single" w:color="F1F1F1" w:themeColor="accent1" w:themeTint="67" w:sz="4" w:space="0"/>
      </w:tblBorders>
    </w:tblPr>
    <w:tblStylePr w:type="band1Horz">
      <w:rPr>
        <w:rFonts w:ascii="Arial" w:hAnsi="Arial"/>
        <w:color w:val="404040"/>
        <w:sz w:val="22"/>
      </w:rPr>
      <w:tcPr>
        <w:tc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DDDDD" w:themeColor="accent1" w:sz="12" w:space="0"/>
        </w:tcBorders>
      </w:tcPr>
    </w:tblStylePr>
    <w:tblStylePr w:type="lastCol">
      <w:rPr>
        <w:rFonts w:ascii="Arial" w:hAnsi="Arial"/>
        <w:color w:val="404040"/>
        <w:sz w:val="22"/>
      </w:rPr>
      <w:tcPr>
        <w:tcBorders>
          <w:left w:val="single" w:color="DDDDDD" w:themeColor="accent1" w:sz="12" w:space="0"/>
        </w:tcBorders>
      </w:tcPr>
    </w:tblStylePr>
    <w:tblStylePr w:type="lastRow">
      <w:rPr>
        <w:rFonts w:ascii="Arial" w:hAnsi="Arial"/>
        <w:color w:val="404040"/>
        <w:sz w:val="22"/>
      </w:rPr>
      <w:tcPr>
        <w:tcBorders>
          <w:top w:val="single" w:color="DDDDDD" w:themeColor="accent1" w:sz="12" w:space="0"/>
        </w:tcBorders>
      </w:tcPr>
    </w:tblStylePr>
  </w:style>
  <w:style w:type="table" w:styleId="1021" w:customStyle="1">
    <w:name w:val="Bordered - Accent 2"/>
    <w:basedOn w:val="885"/>
    <w:uiPriority w:val="99"/>
    <w:pPr>
      <w:spacing w:after="0" w:line="240" w:lineRule="auto"/>
    </w:pPr>
    <w:tblPr>
      <w:tblStyleRowBandSize w:val="1"/>
      <w:tblStyleColBandSize w:val="1"/>
      <w:tbl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insideH w:val="single" w:color="DFDFDF" w:themeColor="accent2" w:themeTint="67" w:sz="4" w:space="0"/>
        <w:insideV w:val="single" w:color="DFDFDF" w:themeColor="accent2" w:themeTint="67" w:sz="4" w:space="0"/>
      </w:tblBorders>
    </w:tblPr>
    <w:tblStylePr w:type="band1Horz">
      <w:rPr>
        <w:rFonts w:ascii="Arial" w:hAnsi="Arial"/>
        <w:color w:val="404040"/>
        <w:sz w:val="22"/>
      </w:rPr>
      <w:tcPr>
        <w:tc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1D1D1" w:themeColor="accent2" w:themeTint="97" w:sz="12" w:space="0"/>
        </w:tcBorders>
      </w:tcPr>
    </w:tblStylePr>
    <w:tblStylePr w:type="lastCol">
      <w:rPr>
        <w:rFonts w:ascii="Arial" w:hAnsi="Arial"/>
        <w:color w:val="404040"/>
        <w:sz w:val="22"/>
      </w:rPr>
      <w:tcPr>
        <w:tcBorders>
          <w:left w:val="single" w:color="D1D1D1" w:themeColor="accent2" w:themeTint="97" w:sz="12" w:space="0"/>
        </w:tcBorders>
      </w:tcPr>
    </w:tblStylePr>
    <w:tblStylePr w:type="lastRow">
      <w:rPr>
        <w:rFonts w:ascii="Arial" w:hAnsi="Arial"/>
        <w:color w:val="404040"/>
        <w:sz w:val="22"/>
      </w:rPr>
      <w:tcPr>
        <w:tcBorders>
          <w:top w:val="single" w:color="D1D1D1" w:themeColor="accent2" w:themeTint="97" w:sz="12" w:space="0"/>
        </w:tcBorders>
      </w:tcPr>
    </w:tblStylePr>
  </w:style>
  <w:style w:type="table" w:styleId="1022" w:customStyle="1">
    <w:name w:val="Bordered - Accent 3"/>
    <w:basedOn w:val="885"/>
    <w:uiPriority w:val="99"/>
    <w:pPr>
      <w:spacing w:after="0" w:line="240" w:lineRule="auto"/>
    </w:pPr>
    <w:tblPr>
      <w:tblStyleRowBandSize w:val="1"/>
      <w:tblStyleColBandSize w:val="1"/>
      <w:tbl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insideH w:val="single" w:color="D4D4D4" w:themeColor="accent3" w:themeTint="67" w:sz="4" w:space="0"/>
        <w:insideV w:val="single" w:color="D4D4D4" w:themeColor="accent3" w:themeTint="67" w:sz="4" w:space="0"/>
      </w:tblBorders>
    </w:tblPr>
    <w:tblStylePr w:type="band1Horz">
      <w:rPr>
        <w:rFonts w:ascii="Arial" w:hAnsi="Arial"/>
        <w:color w:val="404040"/>
        <w:sz w:val="22"/>
      </w:rPr>
      <w:tcPr>
        <w:tc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0C0C0" w:themeColor="accent3" w:themeTint="98" w:sz="12" w:space="0"/>
        </w:tcBorders>
      </w:tcPr>
    </w:tblStylePr>
    <w:tblStylePr w:type="lastCol">
      <w:rPr>
        <w:rFonts w:ascii="Arial" w:hAnsi="Arial"/>
        <w:color w:val="404040"/>
        <w:sz w:val="22"/>
      </w:rPr>
      <w:tcPr>
        <w:tcBorders>
          <w:left w:val="single" w:color="C0C0C0" w:themeColor="accent3" w:themeTint="98" w:sz="12" w:space="0"/>
        </w:tcBorders>
      </w:tcPr>
    </w:tblStylePr>
    <w:tblStylePr w:type="lastRow">
      <w:rPr>
        <w:rFonts w:ascii="Arial" w:hAnsi="Arial"/>
        <w:color w:val="404040"/>
        <w:sz w:val="22"/>
      </w:rPr>
      <w:tcPr>
        <w:tcBorders>
          <w:top w:val="single" w:color="C0C0C0" w:themeColor="accent3" w:themeTint="98" w:sz="12" w:space="0"/>
        </w:tcBorders>
      </w:tcPr>
    </w:tblStylePr>
  </w:style>
  <w:style w:type="table" w:styleId="1023" w:customStyle="1">
    <w:name w:val="Bordered - Accent 4"/>
    <w:basedOn w:val="885"/>
    <w:uiPriority w:val="99"/>
    <w:pPr>
      <w:spacing w:after="0" w:line="240" w:lineRule="auto"/>
    </w:pPr>
    <w:tblPr>
      <w:tblStyleRowBandSize w:val="1"/>
      <w:tblStyleColBandSize w:val="1"/>
      <w:tbl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insideH w:val="single" w:color="CBCBCB" w:themeColor="accent4" w:themeTint="67" w:sz="4" w:space="0"/>
        <w:insideV w:val="single" w:color="CBCBCB" w:themeColor="accent4" w:themeTint="67" w:sz="4" w:space="0"/>
      </w:tblBorders>
    </w:tblPr>
    <w:tblStylePr w:type="band1Horz">
      <w:rPr>
        <w:rFonts w:ascii="Arial" w:hAnsi="Arial"/>
        <w:color w:val="404040"/>
        <w:sz w:val="22"/>
      </w:rPr>
      <w:tcPr>
        <w:tc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B2B2" w:themeColor="accent4" w:themeTint="9A" w:sz="12" w:space="0"/>
        </w:tcBorders>
      </w:tcPr>
    </w:tblStylePr>
    <w:tblStylePr w:type="lastCol">
      <w:rPr>
        <w:rFonts w:ascii="Arial" w:hAnsi="Arial"/>
        <w:color w:val="404040"/>
        <w:sz w:val="22"/>
      </w:rPr>
      <w:tcPr>
        <w:tcBorders>
          <w:left w:val="single" w:color="B2B2B2" w:themeColor="accent4" w:themeTint="9A" w:sz="12" w:space="0"/>
        </w:tcBorders>
      </w:tcPr>
    </w:tblStylePr>
    <w:tblStylePr w:type="lastRow">
      <w:rPr>
        <w:rFonts w:ascii="Arial" w:hAnsi="Arial"/>
        <w:color w:val="404040"/>
        <w:sz w:val="22"/>
      </w:rPr>
      <w:tcPr>
        <w:tcBorders>
          <w:top w:val="single" w:color="B2B2B2" w:themeColor="accent4" w:themeTint="9A" w:sz="12" w:space="0"/>
        </w:tcBorders>
      </w:tcPr>
    </w:tblStylePr>
  </w:style>
  <w:style w:type="table" w:styleId="1024" w:customStyle="1">
    <w:name w:val="Bordered - Accent 5"/>
    <w:basedOn w:val="885"/>
    <w:uiPriority w:val="99"/>
    <w:pPr>
      <w:spacing w:after="0" w:line="240" w:lineRule="auto"/>
    </w:pPr>
    <w:tblPr>
      <w:tblStyleRowBandSize w:val="1"/>
      <w:tblStyleColBandSize w:val="1"/>
      <w:tbl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insideH w:val="single" w:color="BEBEBE" w:themeColor="accent5" w:themeTint="67" w:sz="4" w:space="0"/>
        <w:insideV w:val="single" w:color="BEBEBE" w:themeColor="accent5" w:themeTint="67" w:sz="4" w:space="0"/>
      </w:tblBorders>
    </w:tblPr>
    <w:tblStylePr w:type="band1Horz">
      <w:rPr>
        <w:rFonts w:ascii="Arial" w:hAnsi="Arial"/>
        <w:color w:val="404040"/>
        <w:sz w:val="22"/>
      </w:rPr>
      <w:tcPr>
        <w:tc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E9E9E" w:themeColor="accent5" w:themeTint="9A" w:sz="12" w:space="0"/>
        </w:tcBorders>
      </w:tcPr>
    </w:tblStylePr>
    <w:tblStylePr w:type="lastCol">
      <w:rPr>
        <w:rFonts w:ascii="Arial" w:hAnsi="Arial"/>
        <w:color w:val="404040"/>
        <w:sz w:val="22"/>
      </w:rPr>
      <w:tcPr>
        <w:tcBorders>
          <w:left w:val="single" w:color="9E9E9E" w:themeColor="accent5" w:themeTint="9A" w:sz="12" w:space="0"/>
        </w:tcBorders>
      </w:tcPr>
    </w:tblStylePr>
    <w:tblStylePr w:type="lastRow">
      <w:rPr>
        <w:rFonts w:ascii="Arial" w:hAnsi="Arial"/>
        <w:color w:val="404040"/>
        <w:sz w:val="22"/>
      </w:rPr>
      <w:tcPr>
        <w:tcBorders>
          <w:top w:val="single" w:color="9E9E9E" w:themeColor="accent5" w:themeTint="9A" w:sz="12" w:space="0"/>
        </w:tcBorders>
      </w:tcPr>
    </w:tblStylePr>
  </w:style>
  <w:style w:type="table" w:styleId="1025" w:customStyle="1">
    <w:name w:val="Bordered - Accent 6"/>
    <w:basedOn w:val="885"/>
    <w:uiPriority w:val="99"/>
    <w:pPr>
      <w:spacing w:after="0" w:line="240" w:lineRule="auto"/>
    </w:pPr>
    <w:tblPr>
      <w:tblStyleRowBandSize w:val="1"/>
      <w:tblStyleColBandSize w:val="1"/>
      <w:tbl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insideH w:val="single" w:color="B7B7B7" w:themeColor="accent6" w:themeTint="67" w:sz="4" w:space="0"/>
        <w:insideV w:val="single" w:color="B7B7B7" w:themeColor="accent6" w:themeTint="67" w:sz="4" w:space="0"/>
      </w:tblBorders>
    </w:tblPr>
    <w:tblStylePr w:type="band1Horz">
      <w:rPr>
        <w:rFonts w:ascii="Arial" w:hAnsi="Arial"/>
        <w:color w:val="404040"/>
        <w:sz w:val="22"/>
      </w:rPr>
      <w:tcPr>
        <w:tc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49494" w:themeColor="accent6" w:themeTint="98" w:sz="12" w:space="0"/>
        </w:tcBorders>
      </w:tcPr>
    </w:tblStylePr>
    <w:tblStylePr w:type="lastCol">
      <w:rPr>
        <w:rFonts w:ascii="Arial" w:hAnsi="Arial"/>
        <w:color w:val="404040"/>
        <w:sz w:val="22"/>
      </w:rPr>
      <w:tcPr>
        <w:tcBorders>
          <w:left w:val="single" w:color="949494" w:themeColor="accent6" w:themeTint="98" w:sz="12" w:space="0"/>
        </w:tcBorders>
      </w:tcPr>
    </w:tblStylePr>
    <w:tblStylePr w:type="lastRow">
      <w:rPr>
        <w:rFonts w:ascii="Arial" w:hAnsi="Arial"/>
        <w:color w:val="404040"/>
        <w:sz w:val="22"/>
      </w:rPr>
      <w:tcPr>
        <w:tcBorders>
          <w:top w:val="single" w:color="949494" w:themeColor="accent6" w:themeTint="98" w:sz="12" w:space="0"/>
        </w:tcBorders>
      </w:tcPr>
    </w:tblStylePr>
  </w:style>
  <w:style w:type="paragraph" w:styleId="1026">
    <w:name w:val="footnote text"/>
    <w:basedOn w:val="874"/>
    <w:link w:val="1027"/>
    <w:uiPriority w:val="99"/>
    <w:semiHidden/>
    <w:unhideWhenUsed/>
    <w:pPr>
      <w:spacing w:after="40" w:line="240" w:lineRule="auto"/>
    </w:pPr>
    <w:rPr>
      <w:sz w:val="18"/>
    </w:rPr>
  </w:style>
  <w:style w:type="character" w:styleId="1027" w:customStyle="1">
    <w:name w:val="Fußnotentext Zchn"/>
    <w:link w:val="1026"/>
    <w:uiPriority w:val="99"/>
    <w:rPr>
      <w:sz w:val="18"/>
    </w:rPr>
  </w:style>
  <w:style w:type="character" w:styleId="1028">
    <w:name w:val="footnote reference"/>
    <w:basedOn w:val="884"/>
    <w:uiPriority w:val="99"/>
    <w:unhideWhenUsed/>
    <w:rPr>
      <w:vertAlign w:val="superscript"/>
    </w:rPr>
  </w:style>
  <w:style w:type="paragraph" w:styleId="1029">
    <w:name w:val="endnote text"/>
    <w:basedOn w:val="874"/>
    <w:link w:val="1030"/>
    <w:uiPriority w:val="99"/>
    <w:semiHidden/>
    <w:unhideWhenUsed/>
    <w:pPr>
      <w:spacing w:after="0" w:line="240" w:lineRule="auto"/>
    </w:pPr>
    <w:rPr>
      <w:sz w:val="20"/>
    </w:rPr>
  </w:style>
  <w:style w:type="character" w:styleId="1030" w:customStyle="1">
    <w:name w:val="Endnotentext Zchn"/>
    <w:link w:val="1029"/>
    <w:uiPriority w:val="99"/>
    <w:rPr>
      <w:sz w:val="20"/>
    </w:rPr>
  </w:style>
  <w:style w:type="character" w:styleId="1031">
    <w:name w:val="endnote reference"/>
    <w:basedOn w:val="884"/>
    <w:uiPriority w:val="99"/>
    <w:semiHidden/>
    <w:unhideWhenUsed/>
    <w:rPr>
      <w:vertAlign w:val="superscript"/>
    </w:rPr>
  </w:style>
  <w:style w:type="paragraph" w:styleId="1032">
    <w:name w:val="toc 4"/>
    <w:basedOn w:val="874"/>
    <w:next w:val="874"/>
    <w:uiPriority w:val="39"/>
    <w:unhideWhenUsed/>
    <w:pPr>
      <w:ind w:left="850"/>
      <w:spacing w:after="57"/>
    </w:pPr>
  </w:style>
  <w:style w:type="paragraph" w:styleId="1033">
    <w:name w:val="toc 5"/>
    <w:basedOn w:val="874"/>
    <w:next w:val="874"/>
    <w:uiPriority w:val="39"/>
    <w:unhideWhenUsed/>
    <w:pPr>
      <w:ind w:left="1134"/>
      <w:spacing w:after="57"/>
    </w:pPr>
  </w:style>
  <w:style w:type="paragraph" w:styleId="1034">
    <w:name w:val="toc 6"/>
    <w:basedOn w:val="874"/>
    <w:next w:val="874"/>
    <w:uiPriority w:val="39"/>
    <w:unhideWhenUsed/>
    <w:pPr>
      <w:ind w:left="1417"/>
      <w:spacing w:after="57"/>
    </w:pPr>
  </w:style>
  <w:style w:type="paragraph" w:styleId="1035">
    <w:name w:val="toc 7"/>
    <w:basedOn w:val="874"/>
    <w:next w:val="874"/>
    <w:uiPriority w:val="39"/>
    <w:unhideWhenUsed/>
    <w:pPr>
      <w:ind w:left="1701"/>
      <w:spacing w:after="57"/>
    </w:pPr>
  </w:style>
  <w:style w:type="paragraph" w:styleId="1036">
    <w:name w:val="toc 8"/>
    <w:basedOn w:val="874"/>
    <w:next w:val="874"/>
    <w:uiPriority w:val="39"/>
    <w:unhideWhenUsed/>
    <w:pPr>
      <w:ind w:left="1984"/>
      <w:spacing w:after="57"/>
    </w:pPr>
  </w:style>
  <w:style w:type="paragraph" w:styleId="1037">
    <w:name w:val="toc 9"/>
    <w:basedOn w:val="874"/>
    <w:next w:val="874"/>
    <w:uiPriority w:val="39"/>
    <w:unhideWhenUsed/>
    <w:pPr>
      <w:ind w:left="2268"/>
      <w:spacing w:after="57"/>
    </w:pPr>
  </w:style>
  <w:style w:type="character" w:styleId="1038" w:customStyle="1">
    <w:name w:val="Überschrift 1 Zchn"/>
    <w:basedOn w:val="884"/>
    <w:link w:val="875"/>
    <w:uiPriority w:val="9"/>
    <w:rPr>
      <w:rFonts w:ascii="Arial Narrow" w:hAnsi="Arial Narrow" w:eastAsiaTheme="majorEastAsia" w:cstheme="majorBidi"/>
      <w:color w:val="000000" w:themeColor="text1"/>
      <w:sz w:val="36"/>
      <w:szCs w:val="36"/>
    </w:rPr>
  </w:style>
  <w:style w:type="character" w:styleId="1039" w:customStyle="1">
    <w:name w:val="Überschrift 2 Zchn"/>
    <w:basedOn w:val="884"/>
    <w:link w:val="876"/>
    <w:uiPriority w:val="9"/>
    <w:rPr>
      <w:rFonts w:ascii="Arial Narrow" w:hAnsi="Arial Narrow" w:eastAsiaTheme="majorEastAsia" w:cstheme="majorBidi"/>
      <w:color w:val="000000" w:themeColor="text1"/>
      <w:sz w:val="28"/>
      <w:szCs w:val="28"/>
    </w:rPr>
  </w:style>
  <w:style w:type="character" w:styleId="1040" w:customStyle="1">
    <w:name w:val="Überschrift 3 Zchn"/>
    <w:basedOn w:val="884"/>
    <w:link w:val="877"/>
    <w:uiPriority w:val="9"/>
    <w:rPr>
      <w:rFonts w:ascii="Arial Narrow" w:hAnsi="Arial Narrow" w:eastAsiaTheme="majorEastAsia" w:cstheme="majorBidi"/>
      <w:sz w:val="26"/>
      <w:szCs w:val="26"/>
    </w:rPr>
  </w:style>
  <w:style w:type="character" w:styleId="1041" w:customStyle="1">
    <w:name w:val="Überschrift 4 Zchn"/>
    <w:basedOn w:val="884"/>
    <w:link w:val="878"/>
    <w:uiPriority w:val="9"/>
    <w:semiHidden/>
    <w:rPr>
      <w:rFonts w:ascii="Arial Narrow" w:hAnsi="Arial Narrow" w:eastAsiaTheme="majorEastAsia" w:cstheme="majorBidi"/>
      <w:sz w:val="24"/>
      <w:szCs w:val="24"/>
    </w:rPr>
  </w:style>
  <w:style w:type="character" w:styleId="1042" w:customStyle="1">
    <w:name w:val="Überschrift 5 Zchn"/>
    <w:basedOn w:val="884"/>
    <w:link w:val="879"/>
    <w:uiPriority w:val="9"/>
    <w:semiHidden/>
    <w:rPr>
      <w:rFonts w:asciiTheme="majorHAnsi" w:hAnsiTheme="majorHAnsi" w:eastAsiaTheme="majorEastAsia" w:cstheme="majorBidi"/>
      <w:i/>
      <w:iCs/>
      <w:sz w:val="22"/>
      <w:szCs w:val="22"/>
    </w:rPr>
  </w:style>
  <w:style w:type="character" w:styleId="1043" w:customStyle="1">
    <w:name w:val="Überschrift 6 Zchn"/>
    <w:basedOn w:val="884"/>
    <w:link w:val="880"/>
    <w:uiPriority w:val="9"/>
    <w:semiHidden/>
    <w:rPr>
      <w:rFonts w:asciiTheme="majorHAnsi" w:hAnsiTheme="majorHAnsi" w:eastAsiaTheme="majorEastAsia" w:cstheme="majorBidi"/>
      <w:color w:val="595959" w:themeColor="text1" w:themeTint="A6"/>
    </w:rPr>
  </w:style>
  <w:style w:type="character" w:styleId="1044" w:customStyle="1">
    <w:name w:val="Überschrift 7 Zchn"/>
    <w:basedOn w:val="884"/>
    <w:link w:val="881"/>
    <w:uiPriority w:val="9"/>
    <w:semiHidden/>
    <w:rPr>
      <w:rFonts w:asciiTheme="majorHAnsi" w:hAnsiTheme="majorHAnsi" w:eastAsiaTheme="majorEastAsia" w:cstheme="majorBidi"/>
      <w:i/>
      <w:iCs/>
      <w:color w:val="595959" w:themeColor="text1" w:themeTint="A6"/>
    </w:rPr>
  </w:style>
  <w:style w:type="character" w:styleId="1045" w:customStyle="1">
    <w:name w:val="Überschrift 8 Zchn"/>
    <w:basedOn w:val="884"/>
    <w:link w:val="882"/>
    <w:uiPriority w:val="9"/>
    <w:semiHidden/>
    <w:rPr>
      <w:rFonts w:asciiTheme="majorHAnsi" w:hAnsiTheme="majorHAnsi" w:eastAsiaTheme="majorEastAsia" w:cstheme="majorBidi"/>
      <w:smallCaps/>
      <w:color w:val="595959" w:themeColor="text1" w:themeTint="A6"/>
    </w:rPr>
  </w:style>
  <w:style w:type="character" w:styleId="1046" w:customStyle="1">
    <w:name w:val="Überschrift 9 Zchn"/>
    <w:basedOn w:val="884"/>
    <w:link w:val="883"/>
    <w:uiPriority w:val="9"/>
    <w:semiHidden/>
    <w:rPr>
      <w:rFonts w:asciiTheme="majorHAnsi" w:hAnsiTheme="majorHAnsi" w:eastAsiaTheme="majorEastAsia" w:cstheme="majorBidi"/>
      <w:i/>
      <w:iCs/>
      <w:smallCaps/>
      <w:color w:val="595959" w:themeColor="text1" w:themeTint="A6"/>
    </w:rPr>
  </w:style>
  <w:style w:type="paragraph" w:styleId="1047">
    <w:name w:val="Caption"/>
    <w:basedOn w:val="874"/>
    <w:next w:val="874"/>
    <w:uiPriority w:val="35"/>
    <w:unhideWhenUsed/>
    <w:qFormat/>
    <w:pPr>
      <w:spacing w:line="240" w:lineRule="auto"/>
    </w:pPr>
    <w:rPr>
      <w:b/>
      <w:bCs/>
      <w:color w:val="404040" w:themeColor="text1" w:themeTint="BF"/>
      <w:sz w:val="20"/>
      <w:szCs w:val="20"/>
    </w:rPr>
  </w:style>
  <w:style w:type="paragraph" w:styleId="1048">
    <w:name w:val="Title"/>
    <w:basedOn w:val="874"/>
    <w:next w:val="874"/>
    <w:link w:val="1049"/>
    <w:uiPriority w:val="10"/>
    <w:qFormat/>
    <w:pPr>
      <w:contextualSpacing/>
      <w:spacing w:after="0"/>
    </w:pPr>
    <w:rPr>
      <w:rFonts w:eastAsiaTheme="majorEastAsia" w:cstheme="majorBidi"/>
      <w:color w:val="auto"/>
      <w:spacing w:val="-7"/>
      <w:sz w:val="80"/>
      <w:szCs w:val="80"/>
    </w:rPr>
  </w:style>
  <w:style w:type="character" w:styleId="1049" w:customStyle="1">
    <w:name w:val="Titel Zchn"/>
    <w:basedOn w:val="884"/>
    <w:link w:val="1048"/>
    <w:uiPriority w:val="10"/>
    <w:rPr>
      <w:rFonts w:ascii="Arial Narrow" w:hAnsi="Arial Narrow" w:eastAsiaTheme="majorEastAsia" w:cstheme="majorBidi"/>
      <w:spacing w:val="-7"/>
      <w:sz w:val="80"/>
      <w:szCs w:val="80"/>
    </w:rPr>
  </w:style>
  <w:style w:type="paragraph" w:styleId="1050">
    <w:name w:val="Subtitle"/>
    <w:basedOn w:val="874"/>
    <w:next w:val="874"/>
    <w:link w:val="1051"/>
    <w:uiPriority w:val="11"/>
    <w:qFormat/>
    <w:pPr>
      <w:numPr>
        <w:ilvl w:val="1"/>
      </w:numPr>
      <w:jc w:val="center"/>
      <w:spacing w:after="240"/>
    </w:pPr>
    <w:rPr>
      <w:rFonts w:eastAsiaTheme="majorEastAsia" w:cstheme="majorBidi"/>
      <w:color w:val="595959" w:themeColor="text1" w:themeTint="A6"/>
      <w:sz w:val="30"/>
      <w:szCs w:val="30"/>
    </w:rPr>
  </w:style>
  <w:style w:type="character" w:styleId="1051" w:customStyle="1">
    <w:name w:val="Untertitel Zchn"/>
    <w:basedOn w:val="884"/>
    <w:link w:val="1050"/>
    <w:uiPriority w:val="11"/>
    <w:rPr>
      <w:rFonts w:ascii="Arial Narrow" w:hAnsi="Arial Narrow" w:eastAsiaTheme="majorEastAsia" w:cstheme="majorBidi"/>
      <w:color w:val="595959" w:themeColor="text1" w:themeTint="A6"/>
      <w:sz w:val="30"/>
      <w:szCs w:val="30"/>
    </w:rPr>
  </w:style>
  <w:style w:type="character" w:styleId="1052">
    <w:name w:val="Strong"/>
    <w:basedOn w:val="884"/>
    <w:uiPriority w:val="22"/>
    <w:qFormat/>
    <w:rPr>
      <w:rFonts w:ascii="Arial Narrow" w:hAnsi="Arial Narrow"/>
      <w:b/>
      <w:bCs/>
    </w:rPr>
  </w:style>
  <w:style w:type="character" w:styleId="1053">
    <w:name w:val="Emphasis"/>
    <w:basedOn w:val="884"/>
    <w:uiPriority w:val="20"/>
    <w:qFormat/>
    <w:rPr>
      <w:rFonts w:ascii="Arial Narrow" w:hAnsi="Arial Narrow"/>
      <w:i/>
      <w:iCs/>
      <w:color w:val="000000" w:themeColor="text1"/>
    </w:rPr>
  </w:style>
  <w:style w:type="paragraph" w:styleId="1054">
    <w:name w:val="No Spacing"/>
    <w:uiPriority w:val="1"/>
    <w:qFormat/>
    <w:pPr>
      <w:jc w:val="both"/>
      <w:spacing w:after="0" w:line="360" w:lineRule="auto"/>
    </w:pPr>
    <w:rPr>
      <w:rFonts w:ascii="Arial Narrow" w:hAnsi="Arial Narrow"/>
      <w:sz w:val="22"/>
    </w:rPr>
  </w:style>
  <w:style w:type="paragraph" w:styleId="1055">
    <w:name w:val="Quote"/>
    <w:basedOn w:val="874"/>
    <w:next w:val="874"/>
    <w:link w:val="1056"/>
    <w:uiPriority w:val="29"/>
    <w:qFormat/>
    <w:pPr>
      <w:ind w:left="864" w:right="864"/>
      <w:jc w:val="center"/>
      <w:spacing w:after="240"/>
    </w:pPr>
    <w:rPr>
      <w:i/>
      <w:iCs/>
      <w:color w:val="auto"/>
    </w:rPr>
  </w:style>
  <w:style w:type="character" w:styleId="1056" w:customStyle="1">
    <w:name w:val="Zitat Zchn"/>
    <w:basedOn w:val="884"/>
    <w:link w:val="1055"/>
    <w:uiPriority w:val="29"/>
    <w:rPr>
      <w:rFonts w:ascii="Arial Narrow" w:hAnsi="Arial Narrow"/>
      <w:i/>
      <w:iCs/>
      <w:sz w:val="22"/>
    </w:rPr>
  </w:style>
  <w:style w:type="paragraph" w:styleId="1057">
    <w:name w:val="Intense Quote"/>
    <w:basedOn w:val="874"/>
    <w:next w:val="874"/>
    <w:link w:val="1058"/>
    <w:uiPriority w:val="30"/>
    <w:qFormat/>
    <w:pPr>
      <w:ind w:left="864" w:right="864"/>
      <w:jc w:val="center"/>
      <w:spacing w:before="100" w:beforeAutospacing="1" w:after="240"/>
    </w:pPr>
    <w:rPr>
      <w:rFonts w:eastAsiaTheme="majorEastAsia" w:cstheme="majorBidi"/>
      <w:color w:val="auto"/>
      <w:sz w:val="28"/>
      <w:szCs w:val="28"/>
    </w:rPr>
  </w:style>
  <w:style w:type="character" w:styleId="1058" w:customStyle="1">
    <w:name w:val="Intensives Zitat Zchn"/>
    <w:basedOn w:val="884"/>
    <w:link w:val="1057"/>
    <w:uiPriority w:val="30"/>
    <w:rPr>
      <w:rFonts w:ascii="Arial Narrow" w:hAnsi="Arial Narrow" w:eastAsiaTheme="majorEastAsia" w:cstheme="majorBidi"/>
      <w:sz w:val="28"/>
      <w:szCs w:val="28"/>
    </w:rPr>
  </w:style>
  <w:style w:type="character" w:styleId="1059">
    <w:name w:val="Subtle Emphasis"/>
    <w:basedOn w:val="884"/>
    <w:uiPriority w:val="19"/>
    <w:qFormat/>
    <w:rPr>
      <w:rFonts w:ascii="Arial Narrow" w:hAnsi="Arial Narrow"/>
      <w:i/>
      <w:iCs/>
      <w:color w:val="262626" w:themeColor="text1" w:themeTint="D9"/>
    </w:rPr>
  </w:style>
  <w:style w:type="character" w:styleId="1060">
    <w:name w:val="Intense Emphasis"/>
    <w:basedOn w:val="884"/>
    <w:uiPriority w:val="21"/>
    <w:qFormat/>
    <w:rPr>
      <w:rFonts w:ascii="Arial Narrow" w:hAnsi="Arial Narrow"/>
      <w:b/>
      <w:bCs/>
      <w:i/>
      <w:iCs/>
    </w:rPr>
  </w:style>
  <w:style w:type="character" w:styleId="1061">
    <w:name w:val="Subtle Reference"/>
    <w:basedOn w:val="884"/>
    <w:uiPriority w:val="31"/>
    <w:qFormat/>
    <w:rPr>
      <w:rFonts w:ascii="Arial Narrow" w:hAnsi="Arial Narrow"/>
      <w:smallCaps/>
      <w:color w:val="404040" w:themeColor="text1" w:themeTint="BF"/>
    </w:rPr>
  </w:style>
  <w:style w:type="character" w:styleId="1062">
    <w:name w:val="Intense Reference"/>
    <w:basedOn w:val="884"/>
    <w:uiPriority w:val="32"/>
    <w:qFormat/>
    <w:rPr>
      <w:rFonts w:ascii="Arial Narrow" w:hAnsi="Arial Narrow"/>
      <w:b/>
      <w:bCs/>
      <w:smallCaps/>
      <w:u w:val="single"/>
    </w:rPr>
  </w:style>
  <w:style w:type="character" w:styleId="1063">
    <w:name w:val="Book Title"/>
    <w:basedOn w:val="884"/>
    <w:uiPriority w:val="33"/>
    <w:qFormat/>
    <w:rPr>
      <w:rFonts w:ascii="Arial Narrow" w:hAnsi="Arial Narrow"/>
      <w:b/>
      <w:bCs/>
      <w:smallCaps/>
    </w:rPr>
  </w:style>
  <w:style w:type="paragraph" w:styleId="1064">
    <w:name w:val="TOC Heading"/>
    <w:basedOn w:val="874"/>
    <w:next w:val="874"/>
    <w:uiPriority w:val="39"/>
    <w:unhideWhenUsed/>
    <w:qFormat/>
    <w:rPr>
      <w:b/>
      <w:sz w:val="28"/>
    </w:rPr>
  </w:style>
  <w:style w:type="numbering" w:styleId="1065" w:customStyle="1">
    <w:name w:val="Eigene Liste"/>
    <w:uiPriority w:val="99"/>
    <w:pPr>
      <w:numPr>
        <w:ilvl w:val="0"/>
        <w:numId w:val="1"/>
      </w:numPr>
    </w:pPr>
  </w:style>
  <w:style w:type="paragraph" w:styleId="1066">
    <w:name w:val="List Paragraph"/>
    <w:basedOn w:val="874"/>
    <w:uiPriority w:val="34"/>
    <w:qFormat/>
    <w:pPr>
      <w:contextualSpacing/>
      <w:ind w:left="720"/>
    </w:pPr>
  </w:style>
  <w:style w:type="numbering" w:styleId="1067" w:customStyle="1">
    <w:name w:val="Formatvorlage1"/>
    <w:uiPriority w:val="99"/>
    <w:pPr>
      <w:numPr>
        <w:ilvl w:val="0"/>
        <w:numId w:val="2"/>
      </w:numPr>
    </w:pPr>
  </w:style>
  <w:style w:type="paragraph" w:styleId="1068" w:customStyle="1">
    <w:name w:val="Deckblatt Titel"/>
    <w:qFormat/>
    <w:pPr>
      <w:jc w:val="center"/>
      <w:spacing w:before="120" w:line="360" w:lineRule="auto"/>
    </w:pPr>
    <w:rPr>
      <w:rFonts w:ascii="Arial Narrow" w:hAnsi="Arial Narrow"/>
      <w:b/>
      <w:sz w:val="60"/>
    </w:rPr>
  </w:style>
  <w:style w:type="paragraph" w:styleId="1069" w:customStyle="1">
    <w:name w:val="Deckblatt Namen"/>
    <w:qFormat/>
    <w:pPr>
      <w:jc w:val="center"/>
      <w:spacing w:after="0" w:line="360" w:lineRule="auto"/>
    </w:pPr>
    <w:rPr>
      <w:rFonts w:ascii="Arial Narrow" w:hAnsi="Arial Narrow"/>
      <w:sz w:val="32"/>
    </w:rPr>
  </w:style>
  <w:style w:type="paragraph" w:styleId="1070" w:customStyle="1">
    <w:name w:val="Deckblatt Header"/>
    <w:qFormat/>
    <w:pPr>
      <w:jc w:val="center"/>
      <w:spacing w:before="480" w:after="480" w:line="240" w:lineRule="auto"/>
    </w:pPr>
    <w:rPr>
      <w:rFonts w:ascii="Arial Narrow" w:hAnsi="Arial Narrow"/>
      <w:sz w:val="24"/>
    </w:rPr>
  </w:style>
  <w:style w:type="paragraph" w:styleId="1071" w:customStyle="1">
    <w:name w:val="Fußnoten"/>
    <w:basedOn w:val="874"/>
    <w:link w:val="1072"/>
    <w:qFormat/>
    <w:rPr>
      <w:sz w:val="20"/>
    </w:rPr>
  </w:style>
  <w:style w:type="character" w:styleId="1072" w:customStyle="1">
    <w:name w:val="Fußnoten Zchn"/>
    <w:basedOn w:val="884"/>
    <w:link w:val="1071"/>
    <w:rPr>
      <w:rFonts w:ascii="Arial Narrow" w:hAnsi="Arial Narrow"/>
      <w:color w:val="000000" w:themeColor="text1"/>
      <w:sz w:val="20"/>
    </w:rPr>
  </w:style>
  <w:style w:type="paragraph" w:styleId="1073">
    <w:name w:val="Header"/>
    <w:basedOn w:val="874"/>
    <w:link w:val="1074"/>
    <w:uiPriority w:val="99"/>
    <w:unhideWhenUsed/>
    <w:pPr>
      <w:spacing w:before="0" w:after="0" w:line="240" w:lineRule="auto"/>
      <w:tabs>
        <w:tab w:val="center" w:pos="4536" w:leader="none"/>
        <w:tab w:val="right" w:pos="9072" w:leader="none"/>
      </w:tabs>
    </w:pPr>
  </w:style>
  <w:style w:type="character" w:styleId="1074" w:customStyle="1">
    <w:name w:val="Kopfzeile Zchn"/>
    <w:basedOn w:val="884"/>
    <w:link w:val="1073"/>
    <w:uiPriority w:val="99"/>
    <w:rPr>
      <w:rFonts w:ascii="Arial Narrow" w:hAnsi="Arial Narrow"/>
      <w:color w:val="000000" w:themeColor="text1"/>
      <w:sz w:val="22"/>
    </w:rPr>
  </w:style>
  <w:style w:type="paragraph" w:styleId="1075">
    <w:name w:val="Footer"/>
    <w:basedOn w:val="874"/>
    <w:link w:val="1076"/>
    <w:uiPriority w:val="99"/>
    <w:unhideWhenUsed/>
    <w:pPr>
      <w:spacing w:before="0" w:after="0" w:line="240" w:lineRule="auto"/>
      <w:tabs>
        <w:tab w:val="center" w:pos="4536" w:leader="none"/>
        <w:tab w:val="right" w:pos="9072" w:leader="none"/>
      </w:tabs>
    </w:pPr>
  </w:style>
  <w:style w:type="character" w:styleId="1076" w:customStyle="1">
    <w:name w:val="Fußzeile Zchn"/>
    <w:basedOn w:val="884"/>
    <w:link w:val="1075"/>
    <w:uiPriority w:val="99"/>
    <w:rPr>
      <w:rFonts w:ascii="Arial Narrow" w:hAnsi="Arial Narrow"/>
      <w:color w:val="000000" w:themeColor="text1"/>
      <w:sz w:val="22"/>
    </w:rPr>
  </w:style>
  <w:style w:type="paragraph" w:styleId="1077">
    <w:name w:val="toc 1"/>
    <w:basedOn w:val="874"/>
    <w:next w:val="874"/>
    <w:uiPriority w:val="39"/>
    <w:unhideWhenUsed/>
    <w:pPr>
      <w:spacing w:after="100"/>
    </w:pPr>
  </w:style>
  <w:style w:type="paragraph" w:styleId="1078">
    <w:name w:val="toc 2"/>
    <w:basedOn w:val="874"/>
    <w:next w:val="874"/>
    <w:uiPriority w:val="39"/>
    <w:unhideWhenUsed/>
    <w:pPr>
      <w:ind w:left="220"/>
      <w:spacing w:after="100"/>
    </w:pPr>
  </w:style>
  <w:style w:type="paragraph" w:styleId="1079">
    <w:name w:val="toc 3"/>
    <w:basedOn w:val="874"/>
    <w:next w:val="874"/>
    <w:uiPriority w:val="39"/>
    <w:unhideWhenUsed/>
    <w:pPr>
      <w:ind w:left="440"/>
      <w:spacing w:after="100"/>
    </w:pPr>
  </w:style>
  <w:style w:type="character" w:styleId="1080">
    <w:name w:val="Hyperlink"/>
    <w:basedOn w:val="884"/>
    <w:uiPriority w:val="99"/>
    <w:unhideWhenUsed/>
    <w:rPr>
      <w:color w:val="5f5f5f" w:themeColor="hyperlink"/>
      <w:u w:val="single"/>
    </w:rPr>
  </w:style>
  <w:style w:type="paragraph" w:styleId="1081" w:customStyle="1">
    <w:name w:val="Versicherung_hausarbeit"/>
    <w:basedOn w:val="874"/>
    <w:link w:val="1082"/>
    <w:qFormat/>
    <w:rPr>
      <w:sz w:val="36"/>
    </w:rPr>
  </w:style>
  <w:style w:type="character" w:styleId="1082" w:customStyle="1">
    <w:name w:val="Versicherung_hausarbeit Zchn"/>
    <w:basedOn w:val="884"/>
    <w:link w:val="1081"/>
    <w:rPr>
      <w:rFonts w:ascii="Arial Narrow" w:hAnsi="Arial Narrow"/>
      <w:color w:val="000000" w:themeColor="text1"/>
      <w:sz w:val="36"/>
    </w:rPr>
  </w:style>
  <w:style w:type="paragraph" w:styleId="1083" w:customStyle="1">
    <w:name w:val="KOpfzeile"/>
    <w:basedOn w:val="1073"/>
    <w:link w:val="1084"/>
    <w:rPr>
      <w:rFonts w:cs="Times New Roman"/>
    </w:rPr>
  </w:style>
  <w:style w:type="character" w:styleId="1084" w:customStyle="1">
    <w:name w:val="KOpfzeile Zchn"/>
    <w:basedOn w:val="1074"/>
    <w:link w:val="1083"/>
    <w:rPr>
      <w:rFonts w:ascii="Arial Narrow" w:hAnsi="Arial Narrow" w:cs="Times New Roman"/>
      <w:color w:val="000000" w:themeColor="text1"/>
      <w:sz w:val="22"/>
    </w:rPr>
  </w:style>
  <w:style w:type="table" w:styleId="1085">
    <w:name w:val="Table Grid"/>
    <w:basedOn w:val="885"/>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086">
    <w:name w:val="Grid Table 5 Dark Accent 2"/>
    <w:basedOn w:val="885"/>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band1Horz">
      <w:tcPr>
        <w:shd w:val="clear" w:color="auto" w:fill="e0e0e0" w:themeFill="accent2" w:themeFillTint="66"/>
      </w:tcPr>
    </w:tblStylePr>
    <w:tblStylePr w:type="band1Vert">
      <w:tcPr>
        <w:shd w:val="clear" w:color="auto" w:fill="e0e0e0" w:themeFill="accent2" w:themeFillTint="66"/>
      </w:tcPr>
    </w:tblStylePr>
    <w:tblStylePr w:type="firstCol">
      <w:rPr>
        <w:b/>
        <w:bCs/>
        <w:color w:val="ffffff" w:themeColor="background1"/>
      </w:rPr>
      <w:tcPr>
        <w:shd w:val="clear" w:color="auto" w:fill="b2b2b2"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tcPr>
        <w:shd w:val="clear" w:color="auto" w:fill="b2b2b2"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tcPr>
        <w:shd w:val="clear" w:color="auto" w:fill="b2b2b2"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tcPr>
        <w:shd w:val="clear" w:color="auto" w:fill="b2b2b2" w:themeFill="accent2"/>
        <w:tcBorders>
          <w:left w:val="single" w:color="FFFFFF" w:themeColor="background1" w:sz="4" w:space="0"/>
          <w:bottom w:val="single" w:color="FFFFFF" w:themeColor="background1" w:sz="4" w:space="0"/>
          <w:right w:val="single" w:color="FFFFFF" w:themeColor="background1" w:sz="4" w:space="0"/>
        </w:tcBorders>
      </w:tcPr>
    </w:tblStylePr>
  </w:style>
  <w:style w:type="table" w:styleId="1087">
    <w:name w:val="Grid Table 5 Dark Accent 1"/>
    <w:basedOn w:val="885"/>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8f8" w:themeFill="accent1" w:themeFillTint="33"/>
    </w:tcPr>
    <w:tblStylePr w:type="band1Horz">
      <w:tcPr>
        <w:shd w:val="clear" w:color="auto" w:fill="f1f1f1" w:themeFill="accent1" w:themeFillTint="66"/>
      </w:tcPr>
    </w:tblStylePr>
    <w:tblStylePr w:type="band1Vert">
      <w:tcPr>
        <w:shd w:val="clear" w:color="auto" w:fill="f1f1f1" w:themeFill="accent1" w:themeFillTint="66"/>
      </w:tcPr>
    </w:tblStylePr>
    <w:tblStylePr w:type="firstCol">
      <w:rPr>
        <w:b/>
        <w:bCs/>
        <w:color w:val="ffffff" w:themeColor="background1"/>
      </w:rPr>
      <w:tcPr>
        <w:shd w:val="clear" w:color="auto" w:fill="dddddd"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tcPr>
        <w:shd w:val="clear" w:color="auto" w:fill="dddddd"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tcPr>
        <w:shd w:val="clear" w:color="auto" w:fill="dddddd"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tcPr>
        <w:shd w:val="clear" w:color="auto" w:fill="dddddd" w:themeFill="accent1"/>
        <w:tcBorders>
          <w:left w:val="single" w:color="FFFFFF" w:themeColor="background1" w:sz="4" w:space="0"/>
          <w:bottom w:val="single" w:color="FFFFFF" w:themeColor="background1" w:sz="4" w:space="0"/>
          <w:right w:val="single" w:color="FFFFFF" w:themeColor="background1" w:sz="4" w:space="0"/>
        </w:tcBorders>
      </w:tcPr>
    </w:tblStylePr>
  </w:style>
  <w:style w:type="character" w:styleId="1088">
    <w:name w:val="annotation reference"/>
    <w:basedOn w:val="884"/>
    <w:uiPriority w:val="99"/>
    <w:semiHidden/>
    <w:unhideWhenUsed/>
    <w:rPr>
      <w:sz w:val="16"/>
      <w:szCs w:val="16"/>
    </w:rPr>
  </w:style>
  <w:style w:type="paragraph" w:styleId="1089">
    <w:name w:val="annotation text"/>
    <w:basedOn w:val="874"/>
    <w:link w:val="1090"/>
    <w:uiPriority w:val="99"/>
    <w:unhideWhenUsed/>
    <w:pPr>
      <w:spacing w:line="240" w:lineRule="auto"/>
    </w:pPr>
    <w:rPr>
      <w:sz w:val="20"/>
      <w:szCs w:val="20"/>
    </w:rPr>
  </w:style>
  <w:style w:type="character" w:styleId="1090" w:customStyle="1">
    <w:name w:val="Kommentartext Zchn"/>
    <w:basedOn w:val="884"/>
    <w:link w:val="1089"/>
    <w:uiPriority w:val="99"/>
    <w:rPr>
      <w:rFonts w:ascii="Arial Narrow" w:hAnsi="Arial Narrow"/>
      <w:color w:val="000000" w:themeColor="text1"/>
      <w:sz w:val="20"/>
      <w:szCs w:val="20"/>
    </w:rPr>
  </w:style>
  <w:style w:type="paragraph" w:styleId="1091">
    <w:name w:val="annotation subject"/>
    <w:basedOn w:val="1089"/>
    <w:next w:val="1089"/>
    <w:link w:val="1092"/>
    <w:uiPriority w:val="99"/>
    <w:semiHidden/>
    <w:unhideWhenUsed/>
    <w:rPr>
      <w:b/>
      <w:bCs/>
    </w:rPr>
  </w:style>
  <w:style w:type="character" w:styleId="1092" w:customStyle="1">
    <w:name w:val="Kommentarthema Zchn"/>
    <w:basedOn w:val="1090"/>
    <w:link w:val="1091"/>
    <w:uiPriority w:val="99"/>
    <w:semiHidden/>
    <w:rPr>
      <w:rFonts w:ascii="Arial Narrow" w:hAnsi="Arial Narrow"/>
      <w:b/>
      <w:bCs/>
      <w:color w:val="000000" w:themeColor="text1"/>
      <w:sz w:val="20"/>
      <w:szCs w:val="20"/>
    </w:rPr>
  </w:style>
  <w:style w:type="character" w:styleId="1093" w:customStyle="1">
    <w:name w:val="normaltextrun"/>
    <w:basedOn w:val="884"/>
  </w:style>
  <w:style w:type="character" w:styleId="1094" w:customStyle="1">
    <w:name w:val="bcx9"/>
    <w:basedOn w:val="884"/>
  </w:style>
  <w:style w:type="paragraph" w:styleId="1095">
    <w:name w:val="table of figures"/>
    <w:basedOn w:val="874"/>
    <w:next w:val="874"/>
    <w:uiPriority w:val="99"/>
    <w:unhideWhenUsed/>
    <w:pPr>
      <w:spacing w:after="0"/>
    </w:pPr>
  </w:style>
  <w:style w:type="character" w:styleId="1096">
    <w:name w:val="Unresolved Mention"/>
    <w:basedOn w:val="884"/>
    <w:uiPriority w:val="99"/>
    <w:semiHidden/>
    <w:unhideWhenUsed/>
    <w:rPr>
      <w:color w:val="605e5c"/>
      <w:shd w:val="clear" w:color="auto" w:fill="e1dfdd"/>
    </w:rPr>
  </w:style>
  <w:style w:type="character" w:styleId="1097">
    <w:name w:val="Placeholder Text"/>
    <w:basedOn w:val="884"/>
    <w:uiPriority w:val="99"/>
    <w:semiHidden/>
    <w:rPr>
      <w:color w:val="666666"/>
    </w:rPr>
  </w:style>
  <w:style w:type="paragraph" w:styleId="1098" w:customStyle="1">
    <w:name w:val="Citavi Bibliography Entry"/>
    <w:basedOn w:val="874"/>
    <w:link w:val="1099"/>
    <w:uiPriority w:val="99"/>
    <w:pPr>
      <w:jc w:val="left"/>
    </w:pPr>
  </w:style>
  <w:style w:type="character" w:styleId="1099" w:customStyle="1">
    <w:name w:val="Citavi Bibliography Entry Zchn"/>
    <w:basedOn w:val="884"/>
    <w:link w:val="1098"/>
    <w:uiPriority w:val="99"/>
    <w:rPr>
      <w:rFonts w:ascii="Arial Narrow" w:hAnsi="Arial Narrow"/>
      <w:color w:val="000000" w:themeColor="text1"/>
      <w:sz w:val="22"/>
    </w:rPr>
  </w:style>
  <w:style w:type="paragraph" w:styleId="1100" w:customStyle="1">
    <w:name w:val="Citavi Bibliography Heading"/>
    <w:basedOn w:val="875"/>
    <w:link w:val="1101"/>
    <w:uiPriority w:val="99"/>
    <w:pPr>
      <w:jc w:val="left"/>
    </w:pPr>
  </w:style>
  <w:style w:type="character" w:styleId="1101" w:customStyle="1">
    <w:name w:val="Citavi Bibliography Heading Zchn"/>
    <w:basedOn w:val="884"/>
    <w:link w:val="1100"/>
    <w:uiPriority w:val="99"/>
    <w:rPr>
      <w:rFonts w:ascii="Arial Narrow" w:hAnsi="Arial Narrow" w:eastAsiaTheme="majorEastAsia" w:cstheme="majorBidi"/>
      <w:color w:val="000000" w:themeColor="text1"/>
      <w:sz w:val="36"/>
      <w:szCs w:val="36"/>
    </w:rPr>
  </w:style>
  <w:style w:type="paragraph" w:styleId="1102" w:customStyle="1">
    <w:name w:val="Citavi Chapter Bibliography Heading"/>
    <w:basedOn w:val="876"/>
    <w:link w:val="1103"/>
    <w:uiPriority w:val="99"/>
    <w:pPr>
      <w:jc w:val="left"/>
    </w:pPr>
  </w:style>
  <w:style w:type="character" w:styleId="1103" w:customStyle="1">
    <w:name w:val="Citavi Chapter Bibliography Heading Zchn"/>
    <w:basedOn w:val="884"/>
    <w:link w:val="1102"/>
    <w:uiPriority w:val="99"/>
    <w:rPr>
      <w:rFonts w:ascii="Arial Narrow" w:hAnsi="Arial Narrow" w:eastAsiaTheme="majorEastAsia" w:cstheme="majorBidi"/>
      <w:color w:val="000000" w:themeColor="text1"/>
      <w:sz w:val="28"/>
      <w:szCs w:val="28"/>
    </w:rPr>
  </w:style>
  <w:style w:type="paragraph" w:styleId="1104" w:customStyle="1">
    <w:name w:val="Citavi Bibliography Subheading 1"/>
    <w:basedOn w:val="876"/>
    <w:link w:val="1105"/>
    <w:uiPriority w:val="99"/>
    <w:pPr>
      <w:spacing w:before="0"/>
      <w:outlineLvl w:val="9"/>
    </w:pPr>
  </w:style>
  <w:style w:type="character" w:styleId="1105" w:customStyle="1">
    <w:name w:val="Citavi Bibliography Subheading 1 Zchn"/>
    <w:basedOn w:val="884"/>
    <w:link w:val="1104"/>
    <w:uiPriority w:val="99"/>
    <w:rPr>
      <w:rFonts w:ascii="Arial Narrow" w:hAnsi="Arial Narrow" w:eastAsiaTheme="majorEastAsia" w:cstheme="majorBidi"/>
      <w:color w:val="000000" w:themeColor="text1"/>
      <w:sz w:val="28"/>
      <w:szCs w:val="28"/>
    </w:rPr>
  </w:style>
  <w:style w:type="paragraph" w:styleId="1106" w:customStyle="1">
    <w:name w:val="Citavi Bibliography Subheading 2"/>
    <w:basedOn w:val="877"/>
    <w:link w:val="1107"/>
    <w:uiPriority w:val="99"/>
    <w:pPr>
      <w:spacing w:before="0"/>
      <w:outlineLvl w:val="9"/>
    </w:pPr>
  </w:style>
  <w:style w:type="character" w:styleId="1107" w:customStyle="1">
    <w:name w:val="Citavi Bibliography Subheading 2 Zchn"/>
    <w:basedOn w:val="884"/>
    <w:link w:val="1106"/>
    <w:uiPriority w:val="99"/>
    <w:rPr>
      <w:rFonts w:ascii="Arial Narrow" w:hAnsi="Arial Narrow" w:eastAsiaTheme="majorEastAsia" w:cstheme="majorBidi"/>
      <w:sz w:val="26"/>
      <w:szCs w:val="26"/>
    </w:rPr>
  </w:style>
  <w:style w:type="paragraph" w:styleId="1108" w:customStyle="1">
    <w:name w:val="Citavi Bibliography Subheading 3"/>
    <w:basedOn w:val="878"/>
    <w:link w:val="1109"/>
    <w:uiPriority w:val="99"/>
    <w:pPr>
      <w:spacing w:before="0"/>
      <w:outlineLvl w:val="9"/>
    </w:pPr>
  </w:style>
  <w:style w:type="character" w:styleId="1109" w:customStyle="1">
    <w:name w:val="Citavi Bibliography Subheading 3 Zchn"/>
    <w:basedOn w:val="884"/>
    <w:link w:val="1108"/>
    <w:uiPriority w:val="99"/>
    <w:rPr>
      <w:rFonts w:ascii="Arial Narrow" w:hAnsi="Arial Narrow" w:eastAsiaTheme="majorEastAsia" w:cstheme="majorBidi"/>
      <w:sz w:val="24"/>
      <w:szCs w:val="24"/>
    </w:rPr>
  </w:style>
  <w:style w:type="paragraph" w:styleId="1110" w:customStyle="1">
    <w:name w:val="Citavi Bibliography Subheading 4"/>
    <w:basedOn w:val="879"/>
    <w:link w:val="1111"/>
    <w:uiPriority w:val="99"/>
    <w:pPr>
      <w:spacing w:before="0"/>
      <w:outlineLvl w:val="9"/>
    </w:pPr>
  </w:style>
  <w:style w:type="character" w:styleId="1111" w:customStyle="1">
    <w:name w:val="Citavi Bibliography Subheading 4 Zchn"/>
    <w:basedOn w:val="884"/>
    <w:link w:val="1110"/>
    <w:uiPriority w:val="99"/>
    <w:rPr>
      <w:rFonts w:asciiTheme="majorHAnsi" w:hAnsiTheme="majorHAnsi" w:eastAsiaTheme="majorEastAsia" w:cstheme="majorBidi"/>
      <w:i/>
      <w:iCs/>
      <w:color w:val="000000" w:themeColor="text1"/>
      <w:sz w:val="22"/>
      <w:szCs w:val="22"/>
    </w:rPr>
  </w:style>
  <w:style w:type="paragraph" w:styleId="1112" w:customStyle="1">
    <w:name w:val="Citavi Bibliography Subheading 5"/>
    <w:basedOn w:val="880"/>
    <w:link w:val="1113"/>
    <w:uiPriority w:val="99"/>
    <w:pPr>
      <w:spacing w:before="0"/>
      <w:outlineLvl w:val="9"/>
    </w:pPr>
  </w:style>
  <w:style w:type="character" w:styleId="1113" w:customStyle="1">
    <w:name w:val="Citavi Bibliography Subheading 5 Zchn"/>
    <w:basedOn w:val="884"/>
    <w:link w:val="1112"/>
    <w:uiPriority w:val="99"/>
    <w:rPr>
      <w:rFonts w:asciiTheme="majorHAnsi" w:hAnsiTheme="majorHAnsi" w:eastAsiaTheme="majorEastAsia" w:cstheme="majorBidi"/>
      <w:color w:val="595959" w:themeColor="text1" w:themeTint="A6"/>
      <w:sz w:val="22"/>
    </w:rPr>
  </w:style>
  <w:style w:type="paragraph" w:styleId="1114" w:customStyle="1">
    <w:name w:val="Citavi Bibliography Subheading 6"/>
    <w:basedOn w:val="881"/>
    <w:link w:val="1115"/>
    <w:uiPriority w:val="99"/>
    <w:pPr>
      <w:spacing w:before="0"/>
      <w:outlineLvl w:val="9"/>
    </w:pPr>
  </w:style>
  <w:style w:type="character" w:styleId="1115" w:customStyle="1">
    <w:name w:val="Citavi Bibliography Subheading 6 Zchn"/>
    <w:basedOn w:val="884"/>
    <w:link w:val="1114"/>
    <w:uiPriority w:val="99"/>
    <w:rPr>
      <w:rFonts w:asciiTheme="majorHAnsi" w:hAnsiTheme="majorHAnsi" w:eastAsiaTheme="majorEastAsia" w:cstheme="majorBidi"/>
      <w:i/>
      <w:iCs/>
      <w:color w:val="595959" w:themeColor="text1" w:themeTint="A6"/>
      <w:sz w:val="22"/>
    </w:rPr>
  </w:style>
  <w:style w:type="paragraph" w:styleId="1116" w:customStyle="1">
    <w:name w:val="Citavi Bibliography Subheading 7"/>
    <w:basedOn w:val="882"/>
    <w:link w:val="1117"/>
    <w:uiPriority w:val="99"/>
    <w:pPr>
      <w:spacing w:before="0"/>
      <w:outlineLvl w:val="9"/>
    </w:pPr>
  </w:style>
  <w:style w:type="character" w:styleId="1117" w:customStyle="1">
    <w:name w:val="Citavi Bibliography Subheading 7 Zchn"/>
    <w:basedOn w:val="884"/>
    <w:link w:val="1116"/>
    <w:uiPriority w:val="99"/>
    <w:rPr>
      <w:rFonts w:asciiTheme="majorHAnsi" w:hAnsiTheme="majorHAnsi" w:eastAsiaTheme="majorEastAsia" w:cstheme="majorBidi"/>
      <w:smallCaps/>
      <w:color w:val="595959" w:themeColor="text1" w:themeTint="A6"/>
      <w:sz w:val="22"/>
    </w:rPr>
  </w:style>
  <w:style w:type="paragraph" w:styleId="1118" w:customStyle="1">
    <w:name w:val="Citavi Bibliography Subheading 8"/>
    <w:basedOn w:val="883"/>
    <w:link w:val="1119"/>
    <w:uiPriority w:val="99"/>
    <w:pPr>
      <w:spacing w:before="0"/>
      <w:outlineLvl w:val="9"/>
    </w:pPr>
  </w:style>
  <w:style w:type="character" w:styleId="1119" w:customStyle="1">
    <w:name w:val="Citavi Bibliography Subheading 8 Zchn"/>
    <w:basedOn w:val="884"/>
    <w:link w:val="1118"/>
    <w:uiPriority w:val="99"/>
    <w:rPr>
      <w:rFonts w:asciiTheme="majorHAnsi" w:hAnsiTheme="majorHAnsi" w:eastAsiaTheme="majorEastAsia" w:cstheme="majorBidi"/>
      <w:i/>
      <w:iCs/>
      <w:smallCaps/>
      <w:color w:val="595959" w:themeColor="text1" w:themeTint="A6"/>
      <w:sz w:val="22"/>
    </w:rPr>
  </w:style>
  <w:style w:type="table" w:styleId="1120">
    <w:name w:val="Plain Table 4"/>
    <w:basedOn w:val="885"/>
    <w:uiPriority w:val="44"/>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blStylePr>
  </w:style>
  <w:style w:type="table" w:styleId="1121">
    <w:name w:val="Plain Table 3"/>
    <w:basedOn w:val="885"/>
    <w:uiPriority w:val="43"/>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caps/>
      </w:rPr>
      <w:tcPr>
        <w:tcBorders>
          <w:right w:val="single" w:color="7F7F7F" w:themeColor="text1" w:themeTint="80" w:sz="4" w:space="0"/>
        </w:tcBorders>
      </w:tcPr>
    </w:tblStylePr>
    <w:tblStylePr w:type="firstRow">
      <w:rPr>
        <w:b/>
        <w:bCs/>
        <w:caps/>
      </w:rPr>
      <w:tcPr>
        <w:tcBorders>
          <w:bottom w:val="single" w:color="7F7F7F" w:themeColor="text1" w:themeTint="80" w:sz="4" w:space="0"/>
        </w:tcBorders>
      </w:tcPr>
    </w:tblStylePr>
    <w:tblStylePr w:type="lastCol">
      <w:rPr>
        <w:b/>
        <w:bCs/>
        <w:caps/>
      </w:rPr>
      <w:tcPr>
        <w:tcBorders>
          <w:left w:val="none" w:color="000000" w:sz="4" w:space="0"/>
        </w:tcBorders>
      </w:tcPr>
    </w:tblStylePr>
    <w:tblStylePr w:type="lastRow">
      <w:rPr>
        <w:b/>
        <w:bCs/>
        <w:caps/>
      </w:rPr>
      <w:tcPr>
        <w:tcBorders>
          <w:top w:val="none" w:color="000000" w:sz="4" w:space="0"/>
        </w:tcBorders>
      </w:tcPr>
    </w:tblStylePr>
    <w:tblStylePr w:type="nwCell">
      <w:tcPr>
        <w:tcBorders>
          <w:right w:val="none" w:color="000000" w:sz="4" w:space="0"/>
        </w:tcBorders>
      </w:tcPr>
    </w:tblStylePr>
    <w:tblStylePr w:type="neCell">
      <w:tcPr>
        <w:tcBorders>
          <w:left w:val="none" w:color="000000" w:sz="4" w:space="0"/>
        </w:tcBorders>
      </w:tcPr>
    </w:tblStylePr>
  </w:style>
  <w:style w:type="table" w:styleId="1122">
    <w:name w:val="Plain Table 1"/>
    <w:basedOn w:val="885"/>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cPr>
        <w:tcBorders>
          <w:top w:val="single" w:color="BFBFBF" w:themeColor="background1" w:themeShade="BF" w:sz="4" w:space="0"/>
        </w:tcBorders>
      </w:tcPr>
    </w:tblStylePr>
  </w:style>
  <w:style w:type="table" w:styleId="1123">
    <w:name w:val="Plain Table 2"/>
    <w:basedOn w:val="885"/>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tcPr>
        <w:tcBorders>
          <w:top w:val="single" w:color="7F7F7F" w:themeColor="text1" w:themeTint="80" w:sz="4" w:space="0"/>
          <w:bottom w:val="single" w:color="7F7F7F" w:themeColor="text1" w:themeTint="80" w:sz="4" w:space="0"/>
        </w:tcBorders>
      </w:tcPr>
    </w:tblStylePr>
    <w:tblStylePr w:type="band1Vert">
      <w:tcPr>
        <w:tcBorders>
          <w:left w:val="single" w:color="7F7F7F" w:themeColor="text1" w:themeTint="80" w:sz="4" w:space="0"/>
          <w:right w:val="single" w:color="7F7F7F" w:themeColor="text1" w:themeTint="80" w:sz="4" w:space="0"/>
        </w:tcBorders>
      </w:tcPr>
    </w:tblStylePr>
    <w:tblStylePr w:type="band2Vert">
      <w:tcPr>
        <w:tcBorders>
          <w:left w:val="single" w:color="7F7F7F" w:themeColor="text1" w:themeTint="80" w:sz="4" w:space="0"/>
          <w:right w:val="single" w:color="7F7F7F" w:themeColor="text1" w:themeTint="80" w:sz="4" w:space="0"/>
        </w:tcBorders>
      </w:tcPr>
    </w:tblStylePr>
    <w:tblStylePr w:type="firstCol">
      <w:rPr>
        <w:b/>
        <w:bCs/>
      </w:rPr>
    </w:tblStylePr>
    <w:tblStylePr w:type="firstRow">
      <w:rPr>
        <w:b/>
        <w:bCs/>
      </w:rPr>
      <w:tcPr>
        <w:tcBorders>
          <w:bottom w:val="single" w:color="7F7F7F" w:themeColor="text1" w:themeTint="80" w:sz="4" w:space="0"/>
        </w:tcBorders>
      </w:tcPr>
    </w:tblStylePr>
    <w:tblStylePr w:type="lastCol">
      <w:rPr>
        <w:b/>
        <w:bCs/>
      </w:rPr>
    </w:tblStylePr>
    <w:tblStylePr w:type="lastRow">
      <w:rPr>
        <w:b/>
        <w:bCs/>
      </w:rPr>
      <w:tcPr>
        <w:tcBorders>
          <w:top w:val="single" w:color="7F7F7F" w:themeColor="text1" w:themeTint="80" w:sz="4" w:space="0"/>
        </w:tcBorders>
      </w:tcPr>
    </w:tblStylePr>
  </w:style>
  <w:style w:type="paragraph" w:styleId="1124">
    <w:name w:val="Bibliography"/>
    <w:basedOn w:val="874"/>
    <w:next w:val="874"/>
    <w:uiPriority w:val="37"/>
    <w:semiHidden/>
    <w:unhideWhenUsed/>
  </w:style>
  <w:style w:type="table" w:styleId="1125">
    <w:name w:val="Medium List 1 Accent 1"/>
    <w:basedOn w:val="885"/>
    <w:uiPriority w:val="65"/>
    <w:semiHidden/>
    <w:unhideWhenUsed/>
    <w:pPr>
      <w:spacing w:after="0" w:line="240" w:lineRule="auto"/>
    </w:pPr>
    <w:rPr>
      <w:color w:val="000000" w:themeColor="text1"/>
    </w:rPr>
    <w:tblPr>
      <w:tblStyleRowBandSize w:val="1"/>
      <w:tblStyleColBandSize w:val="1"/>
      <w:tblBorders>
        <w:top w:val="single" w:color="DDDDDD" w:themeColor="accent1" w:sz="8" w:space="0"/>
        <w:bottom w:val="single" w:color="DDDDDD" w:themeColor="accent1" w:sz="8" w:space="0"/>
      </w:tblBorders>
    </w:tblPr>
    <w:tblStylePr w:type="band1Horz">
      <w:tcPr>
        <w:shd w:val="clear" w:color="auto" w:fill="f6f6f6" w:themeFill="accent1" w:themeFillTint="3F"/>
      </w:tcPr>
    </w:tblStylePr>
    <w:tblStylePr w:type="band1Vert">
      <w:tcPr>
        <w:shd w:val="clear" w:color="auto" w:fill="f6f6f6" w:themeFill="accen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DDDDDD" w:themeColor="accent1" w:sz="8" w:space="0"/>
        </w:tcBorders>
      </w:tcPr>
    </w:tblStylePr>
    <w:tblStylePr w:type="lastCol">
      <w:rPr>
        <w:b/>
        <w:bCs/>
      </w:rPr>
      <w:tcPr>
        <w:tcBorders>
          <w:top w:val="single" w:color="DDDDDD" w:themeColor="accent1" w:sz="8" w:space="0"/>
          <w:bottom w:val="single" w:color="DDDDDD" w:themeColor="accent1" w:sz="8" w:space="0"/>
        </w:tcBorders>
      </w:tcPr>
    </w:tblStylePr>
    <w:tblStylePr w:type="lastRow">
      <w:rPr>
        <w:b/>
        <w:bCs/>
        <w:color w:val="000000" w:themeColor="text2"/>
      </w:rPr>
      <w:tcPr>
        <w:tcBorders>
          <w:top w:val="single" w:color="DDDDDD" w:themeColor="accent1" w:sz="8" w:space="0"/>
          <w:bottom w:val="single" w:color="DDDDDD" w:themeColor="accent1" w:sz="8" w:space="0"/>
        </w:tcBorders>
      </w:tcPr>
    </w:tblStylePr>
  </w:style>
  <w:style w:type="table" w:styleId="1126">
    <w:name w:val="Medium Shading 2 Accent 1"/>
    <w:basedOn w:val="885"/>
    <w:uiPriority w:val="64"/>
    <w:semiHidden/>
    <w:unhideWhenUsed/>
    <w:pPr>
      <w:spacing w:after="0" w:line="240" w:lineRule="auto"/>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tcBorders>
      </w:tcPr>
    </w:tblStylePr>
    <w:tblStylePr w:type="firstCol">
      <w:rPr>
        <w:b/>
        <w:bCs/>
        <w:color w:val="ffffff" w:themeColor="background1"/>
      </w:rPr>
      <w:tcPr>
        <w:shd w:val="clear" w:color="auto" w:fill="ddddd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spacing w:before="0" w:after="0" w:line="240" w:lineRule="auto"/>
      </w:pPr>
      <w:tcPr>
        <w:shd w:val="clear" w:color="auto" w:fill="ddddd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tcPr>
        <w:shd w:val="clear" w:color="auto" w:fill="dddddd" w:themeFill="accent1"/>
        <w:tcBorders>
          <w:left w:val="none" w:color="000000" w:sz="4" w:space="0"/>
          <w:right w:val="none" w:color="000000" w:sz="4" w:space="0"/>
        </w:tcBorders>
      </w:tcPr>
    </w:tblStylePr>
    <w:tblStylePr w:type="lastRow">
      <w:rPr>
        <w:color w:val="auto"/>
      </w:rPr>
      <w:pPr>
        <w:spacing w:before="0" w:after="0" w:line="240" w:lineRule="auto"/>
      </w:p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tblStylePr w:type="neCell">
      <w:tcPr>
        <w:tcBorders>
          <w:top w:val="single" w:color="000000" w:sz="18" w:space="0"/>
          <w:left w:val="none" w:color="000000" w:sz="4" w:space="0"/>
          <w:bottom w:val="single" w:color="000000" w:sz="18" w:space="0"/>
          <w:right w:val="none" w:color="000000" w:sz="4" w:space="0"/>
        </w:tcBorders>
      </w:tcPr>
    </w:tblStylePr>
  </w:style>
  <w:style w:type="table" w:styleId="1127">
    <w:name w:val="Medium Shading 1 Accent 1"/>
    <w:basedOn w:val="885"/>
    <w:uiPriority w:val="63"/>
    <w:semiHidden/>
    <w:unhideWhenUsed/>
    <w:pPr>
      <w:spacing w:after="0" w:line="240" w:lineRule="auto"/>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blStylePr w:type="band1Horz">
      <w:tcPr>
        <w:shd w:val="clear" w:color="auto" w:fill="f6f6f6" w:themeFill="accent1" w:themeFillTint="3F"/>
      </w:tcPr>
    </w:tblStylePr>
    <w:tblStylePr w:type="band1Vert">
      <w:tcPr>
        <w:shd w:val="clear" w:color="auto" w:fill="f6f6f6" w:themeFill="accent1" w:themeFillTint="3F"/>
      </w:tcPr>
    </w:tblStylePr>
    <w:tblStylePr w:type="firstCol">
      <w:rPr>
        <w:b/>
        <w:bCs/>
      </w:rPr>
    </w:tblStylePr>
    <w:tblStylePr w:type="firstRow">
      <w:rPr>
        <w:b/>
        <w:bCs/>
        <w:color w:val="ffffff" w:themeColor="background1"/>
      </w:rPr>
      <w:pPr>
        <w:spacing w:before="0" w:after="0" w:line="240" w:lineRule="auto"/>
      </w:pPr>
      <w:tcPr>
        <w:shd w:val="clear" w:color="auto" w:fill="dddddd" w:themeFill="accent1"/>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tcBorders>
      </w:tcPr>
    </w:tblStylePr>
    <w:tblStylePr w:type="lastCol">
      <w:rPr>
        <w:b/>
        <w:bCs/>
      </w:rPr>
    </w:tblStylePr>
    <w:tblStylePr w:type="lastRow">
      <w:rPr>
        <w:b/>
        <w:bCs/>
      </w:rPr>
      <w:pPr>
        <w:spacing w:before="0" w:after="0" w:line="240" w:lineRule="auto"/>
      </w:pPr>
      <w:tcPr>
        <w:tcBorders>
          <w:top w:val="sing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tcBorders>
      </w:tcPr>
    </w:tblStylePr>
  </w:style>
  <w:style w:type="table" w:styleId="1128">
    <w:name w:val="Light Grid Accent 1"/>
    <w:basedOn w:val="885"/>
    <w:uiPriority w:val="62"/>
    <w:semiHidden/>
    <w:unhideWhenUsed/>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blStylePr w:type="band1Horz">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2Horz">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DDDDDD" w:themeColor="accent1" w:sz="8" w:space="0"/>
          <w:left w:val="single" w:color="DDDDDD" w:themeColor="accent1" w:sz="8" w:space="0"/>
          <w:bottom w:val="single" w:color="DDDDDD" w:themeColor="accent1" w:sz="18" w:space="0"/>
          <w:right w:val="single" w:color="DDDDDD" w:themeColor="accent1" w:sz="8" w:space="0"/>
        </w:tcBorders>
      </w:tcPr>
    </w:tblStylePr>
    <w:tblStylePr w:type="lastCol">
      <w:rPr>
        <w:rFonts w:asciiTheme="majorHAnsi" w:hAnsiTheme="majorHAnsi" w:eastAsiaTheme="majorEastAsia" w:cstheme="majorBidi"/>
        <w:b/>
        <w:bCs/>
      </w:r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style>
  <w:style w:type="table" w:styleId="1129">
    <w:name w:val="Light List Accent 1"/>
    <w:basedOn w:val="885"/>
    <w:uiPriority w:val="61"/>
    <w:semiHidden/>
    <w:unhideWhenUsed/>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band1Horz">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dddddd" w:themeFill="accent1"/>
      </w:tcPr>
    </w:tblStylePr>
    <w:tblStylePr w:type="lastCol">
      <w:rPr>
        <w:b/>
        <w:bCs/>
      </w:rPr>
    </w:tblStylePr>
    <w:tblStylePr w:type="lastRow">
      <w:rPr>
        <w:b/>
        <w:bCs/>
      </w:rPr>
      <w:pPr>
        <w:spacing w:before="0" w:after="0" w:line="240" w:lineRule="auto"/>
      </w:p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style>
  <w:style w:type="table" w:styleId="1130">
    <w:name w:val="Light Shading Accent 1"/>
    <w:basedOn w:val="885"/>
    <w:uiPriority w:val="60"/>
    <w:semiHidden/>
    <w:unhideWhenUsed/>
    <w:pPr>
      <w:spacing w:after="0" w:line="240" w:lineRule="auto"/>
    </w:pPr>
    <w:rPr>
      <w:color w:val="a5a5a5" w:themeColor="accent1" w:themeShade="BF"/>
    </w:rPr>
    <w:tblPr>
      <w:tblStyleRowBandSize w:val="1"/>
      <w:tblStyleColBandSize w:val="1"/>
      <w:tblBorders>
        <w:top w:val="single" w:color="DDDDDD" w:themeColor="accent1" w:sz="8" w:space="0"/>
        <w:bottom w:val="single" w:color="DDDDDD" w:themeColor="accent1" w:sz="8" w:space="0"/>
      </w:tblBorders>
    </w:tblPr>
    <w:tblStylePr w:type="band1Horz">
      <w:tcPr>
        <w:shd w:val="clear" w:color="auto" w:fill="f6f6f6" w:themeFill="accent1" w:themeFillTint="3F"/>
        <w:tcBorders>
          <w:left w:val="none" w:color="000000" w:sz="4" w:space="0"/>
          <w:right w:val="none" w:color="000000" w:sz="4" w:space="0"/>
        </w:tcBorders>
      </w:tcPr>
    </w:tblStylePr>
    <w:tblStylePr w:type="band1Vert">
      <w:tcPr>
        <w:shd w:val="clear" w:color="auto" w:fill="f6f6f6" w:themeFill="accent1" w:themeFillTint="3F"/>
        <w:tcBorders>
          <w:left w:val="none" w:color="000000" w:sz="4" w:space="0"/>
          <w:right w:val="none" w:color="000000" w:sz="4" w:space="0"/>
        </w:tcBorders>
      </w:tcPr>
    </w:tblStylePr>
    <w:tblStylePr w:type="firstCol">
      <w:rPr>
        <w:b/>
        <w:bCs/>
      </w:rPr>
    </w:tblStylePr>
    <w:tblStylePr w:type="firstRow">
      <w:rPr>
        <w:b/>
        <w:bCs/>
      </w:rPr>
      <w:pPr>
        <w:spacing w:before="0" w:after="0" w:line="240" w:lineRule="auto"/>
      </w:pPr>
      <w:tcPr>
        <w:tcBorders>
          <w:top w:val="single" w:color="DDDDDD" w:themeColor="accent1" w:sz="8" w:space="0"/>
          <w:left w:val="none" w:color="000000" w:sz="4" w:space="0"/>
          <w:bottom w:val="single" w:color="DDDDDD" w:themeColor="accent1" w:sz="8" w:space="0"/>
          <w:right w:val="none" w:color="000000" w:sz="4" w:space="0"/>
        </w:tcBorders>
      </w:tcPr>
    </w:tblStylePr>
    <w:tblStylePr w:type="lastCol">
      <w:rPr>
        <w:b/>
        <w:bCs/>
      </w:rPr>
    </w:tblStylePr>
    <w:tblStylePr w:type="lastRow">
      <w:rPr>
        <w:b/>
        <w:bCs/>
      </w:rPr>
      <w:pPr>
        <w:spacing w:before="0" w:after="0" w:line="240" w:lineRule="auto"/>
      </w:pPr>
      <w:tcPr>
        <w:tcBorders>
          <w:top w:val="single" w:color="DDDDDD" w:themeColor="accent1" w:sz="8" w:space="0"/>
          <w:left w:val="none" w:color="000000" w:sz="4" w:space="0"/>
          <w:bottom w:val="single" w:color="DDDDDD" w:themeColor="accent1" w:sz="8" w:space="0"/>
          <w:right w:val="none" w:color="000000" w:sz="4" w:space="0"/>
        </w:tcBorders>
      </w:tcPr>
    </w:tblStylePr>
  </w:style>
  <w:style w:type="table" w:styleId="1131">
    <w:name w:val="Colorful Grid"/>
    <w:basedOn w:val="885"/>
    <w:uiPriority w:val="73"/>
    <w:semiHidden/>
    <w:unhideWhenUsed/>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color w:val="ffffff" w:themeColor="background1"/>
      </w:rPr>
      <w:tcPr>
        <w:shd w:val="clear" w:color="auto" w:fill="000000" w:themeFill="text1" w:themeFillShade="BF"/>
      </w:tcPr>
    </w:tblStylePr>
    <w:tblStylePr w:type="firstRow">
      <w:rPr>
        <w:b/>
        <w:bCs/>
      </w:rPr>
      <w:tcPr>
        <w:shd w:val="clear" w:color="auto" w:fill="999999" w:themeFill="text1" w:themeFillTint="66"/>
      </w:tcPr>
    </w:tblStylePr>
    <w:tblStylePr w:type="lastCol">
      <w:rPr>
        <w:color w:val="ffffff" w:themeColor="background1"/>
      </w:rPr>
      <w:tcPr>
        <w:shd w:val="clear" w:color="auto" w:fill="000000" w:themeFill="text1" w:themeFillShade="BF"/>
      </w:tcPr>
    </w:tblStylePr>
    <w:tblStylePr w:type="lastRow">
      <w:rPr>
        <w:b/>
        <w:bCs/>
        <w:color w:val="000000" w:themeColor="text1"/>
      </w:rPr>
      <w:tcPr>
        <w:shd w:val="clear" w:color="auto" w:fill="999999" w:themeFill="text1" w:themeFillTint="66"/>
      </w:tcPr>
    </w:tblStylePr>
  </w:style>
  <w:style w:type="table" w:styleId="1132">
    <w:name w:val="Colorful List"/>
    <w:basedOn w:val="885"/>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band1Horz">
      <w:tcPr>
        <w:shd w:val="clear" w:color="auto" w:fill="cccccc" w:themeFill="text1" w:themeFillTint="33"/>
      </w:tcPr>
    </w:tblStylePr>
    <w:tblStylePr w:type="band1Vert">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firstCol">
      <w:rPr>
        <w:b/>
        <w:bCs/>
      </w:rPr>
    </w:tblStylePr>
    <w:tblStylePr w:type="firstRow">
      <w:rPr>
        <w:b/>
        <w:bCs/>
        <w:color w:val="ffffff" w:themeColor="background1"/>
      </w:rPr>
      <w:tcPr>
        <w:shd w:val="clear" w:color="auto" w:fill="8e8e8e" w:themeFill="accent2" w:themeFillShade="CC"/>
        <w:tcBorders>
          <w:bottom w:val="single" w:color="FFFFFF" w:themeColor="background1" w:sz="12" w:space="0"/>
        </w:tcBorders>
      </w:tcPr>
    </w:tblStylePr>
    <w:tblStylePr w:type="lastCol">
      <w:rPr>
        <w:b/>
        <w:bCs/>
      </w:rPr>
    </w:tblStylePr>
    <w:tblStylePr w:type="lastRow">
      <w:rPr>
        <w:b/>
        <w:bCs/>
        <w:color w:val="8e8e8e" w:themeColor="accent2" w:themeShade="CC"/>
      </w:rPr>
      <w:tcPr>
        <w:shd w:val="clear" w:color="auto" w:fill="ffffff" w:themeFill="background1"/>
        <w:tcBorders>
          <w:top w:val="single" w:color="000000" w:themeColor="text1" w:sz="12" w:space="0"/>
        </w:tcBorders>
      </w:tcPr>
    </w:tblStylePr>
  </w:style>
  <w:style w:type="table" w:styleId="1133">
    <w:name w:val="Colorful Shading"/>
    <w:basedOn w:val="885"/>
    <w:uiPriority w:val="71"/>
    <w:semiHidden/>
    <w:unhideWhenUsed/>
    <w:pPr>
      <w:spacing w:after="0" w:line="240" w:lineRule="auto"/>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band1Horz">
      <w:tcPr>
        <w:shd w:val="clear" w:color="auto" w:fill="808080" w:themeFill="text1" w:themeFillTint="7F"/>
      </w:tcPr>
    </w:tblStylePr>
    <w:tblStylePr w:type="band1Vert">
      <w:tcPr>
        <w:shd w:val="clear" w:color="auto" w:fill="999999" w:themeFill="text1" w:themeFillTint="66"/>
      </w:tcPr>
    </w:tblStylePr>
    <w:tblStylePr w:type="firstCol">
      <w:rPr>
        <w:color w:val="ffffff" w:themeColor="background1"/>
      </w:r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r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tcPr>
        <w:shd w:val="clear" w:color="auto" w:fill="000000" w:themeFill="tex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1134">
    <w:name w:val="Dark List"/>
    <w:basedOn w:val="885"/>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band1Horz">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firstCol">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style>
  <w:style w:type="table" w:styleId="1135">
    <w:name w:val="Medium Grid 3"/>
    <w:basedOn w:val="885"/>
    <w:uiPriority w:val="69"/>
    <w:semiHidden/>
    <w:unhideWhenUsed/>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band1Horz">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firstCol">
      <w:rPr>
        <w:b/>
        <w:bCs/>
        <w:i w:val="0"/>
        <w:iCs w:val="0"/>
        <w:color w:val="ffffff" w:themeColor="background1"/>
      </w:r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style>
  <w:style w:type="table" w:styleId="1136">
    <w:name w:val="Medium Grid 2"/>
    <w:basedOn w:val="885"/>
    <w:uiPriority w:val="68"/>
    <w:semiHidden/>
    <w:unhideWhenUsed/>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tcPr>
        <w:shd w:val="clear" w:color="auto" w:fill="e6e6e6" w:themeFill="text1" w:themeFillTint="19"/>
      </w:tcPr>
    </w:tblStylePr>
    <w:tblStylePr w:type="lastCol">
      <w:rPr>
        <w:b w:val="0"/>
        <w:bCs w:val="0"/>
        <w:color w:val="000000" w:themeColor="text1"/>
      </w:r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tcPr>
        <w:shd w:val="clear" w:color="auto" w:fill="ffffff" w:themeFill="background1"/>
      </w:tcPr>
    </w:tblStylePr>
  </w:style>
  <w:style w:type="table" w:styleId="1137">
    <w:name w:val="Medium Grid 1"/>
    <w:basedOn w:val="885"/>
    <w:uiPriority w:val="67"/>
    <w:semiHidden/>
    <w:unhideWhenUsed/>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404040" w:themeColor="text1" w:themeTint="BF" w:sz="18" w:space="0"/>
        </w:tcBorders>
      </w:tcPr>
    </w:tblStylePr>
  </w:style>
  <w:style w:type="table" w:styleId="1138">
    <w:name w:val="Medium List 2"/>
    <w:basedOn w:val="885"/>
    <w:uiPriority w:val="66"/>
    <w:semiHidden/>
    <w:unhideWhenUsed/>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shd w:val="clear" w:color="auto" w:fill="c0c0c0" w:themeFill="text1" w:themeFillTint="3F"/>
        <w:tcBorders>
          <w:top w:val="none" w:color="000000" w:sz="4" w:space="0"/>
          <w:bottom w:val="none" w:color="000000" w:sz="4" w:space="0"/>
        </w:tcBorders>
      </w:tcPr>
    </w:tblStylePr>
    <w:tblStylePr w:type="band1Vert">
      <w:tcPr>
        <w:shd w:val="clear" w:color="auto" w:fill="c0c0c0" w:themeFill="text1" w:themeFillTint="3F"/>
        <w:tcBorders>
          <w:left w:val="none" w:color="000000" w:sz="4" w:space="0"/>
          <w:right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39">
    <w:name w:val="Medium List 1"/>
    <w:basedOn w:val="885"/>
    <w:uiPriority w:val="65"/>
    <w:semiHidden/>
    <w:unhideWhenUsed/>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000000" w:themeColor="text1" w:sz="8" w:space="0"/>
        </w:tcBorders>
      </w:tcPr>
    </w:tblStylePr>
    <w:tblStylePr w:type="lastCol">
      <w:rPr>
        <w:b/>
        <w:bCs/>
      </w:rPr>
      <w:tcPr>
        <w:tcBorders>
          <w:top w:val="single" w:color="000000" w:themeColor="text1" w:sz="8" w:space="0"/>
          <w:bottom w:val="single" w:color="000000" w:themeColor="text1" w:sz="8" w:space="0"/>
        </w:tcBorders>
      </w:tcPr>
    </w:tblStylePr>
    <w:tblStylePr w:type="lastRow">
      <w:rPr>
        <w:b/>
        <w:bCs/>
        <w:color w:val="000000" w:themeColor="text2"/>
      </w:rPr>
      <w:tcPr>
        <w:tcBorders>
          <w:top w:val="single" w:color="000000" w:themeColor="text1" w:sz="8" w:space="0"/>
          <w:bottom w:val="single" w:color="000000" w:themeColor="text1" w:sz="8" w:space="0"/>
        </w:tcBorders>
      </w:tcPr>
    </w:tblStylePr>
  </w:style>
  <w:style w:type="table" w:styleId="1140">
    <w:name w:val="Medium Shading 2"/>
    <w:basedOn w:val="885"/>
    <w:uiPriority w:val="64"/>
    <w:semiHidden/>
    <w:unhideWhenUsed/>
    <w:pPr>
      <w:spacing w:after="0" w:line="240" w:lineRule="auto"/>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tcBorders>
      </w:tcPr>
    </w:tblStylePr>
    <w:tblStylePr w:type="firstCol">
      <w:rPr>
        <w:b/>
        <w:bCs/>
        <w:color w:val="ffffff" w:themeColor="background1"/>
      </w:r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spacing w:before="0" w:after="0" w:line="240" w:lineRule="auto"/>
      </w:p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tcPr>
        <w:shd w:val="clear" w:color="auto" w:fill="000000" w:themeFill="text1"/>
        <w:tcBorders>
          <w:left w:val="none" w:color="000000" w:sz="4" w:space="0"/>
          <w:right w:val="none" w:color="000000" w:sz="4" w:space="0"/>
        </w:tcBorders>
      </w:tcPr>
    </w:tblStylePr>
    <w:tblStylePr w:type="lastRow">
      <w:rPr>
        <w:color w:val="auto"/>
      </w:rPr>
      <w:pPr>
        <w:spacing w:before="0" w:after="0" w:line="240" w:lineRule="auto"/>
      </w:p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tblStylePr w:type="neCell">
      <w:tcPr>
        <w:tcBorders>
          <w:top w:val="single" w:color="000000" w:sz="18" w:space="0"/>
          <w:left w:val="none" w:color="000000" w:sz="4" w:space="0"/>
          <w:bottom w:val="single" w:color="000000" w:sz="18" w:space="0"/>
          <w:right w:val="none" w:color="000000" w:sz="4" w:space="0"/>
        </w:tcBorders>
      </w:tcPr>
    </w:tblStylePr>
  </w:style>
  <w:style w:type="table" w:styleId="1141">
    <w:name w:val="Medium Shading 1"/>
    <w:basedOn w:val="885"/>
    <w:uiPriority w:val="63"/>
    <w:semiHidden/>
    <w:unhideWhenUsed/>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tblStylePr>
    <w:tblStylePr w:type="lastRow">
      <w:rPr>
        <w:b/>
        <w:bCs/>
      </w:rPr>
      <w:pPr>
        <w:spacing w:before="0" w:after="0" w:line="240" w:lineRule="auto"/>
      </w:p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style>
  <w:style w:type="table" w:styleId="1142">
    <w:name w:val="Light Grid"/>
    <w:basedOn w:val="885"/>
    <w:uiPriority w:val="62"/>
    <w:semiHidden/>
    <w:unhideWhenUsed/>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1143">
    <w:name w:val="Light List"/>
    <w:basedOn w:val="885"/>
    <w:uiPriority w:val="61"/>
    <w:semiHidden/>
    <w:unhideWhenUsed/>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Pr>
    </w:tblStylePr>
    <w:tblStylePr w:type="lastCol">
      <w:rPr>
        <w:b/>
        <w:bCs/>
      </w:rPr>
    </w:tblStylePr>
    <w:tblStylePr w:type="lastRow">
      <w:rPr>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1144">
    <w:name w:val="Light Shading"/>
    <w:basedOn w:val="885"/>
    <w:uiPriority w:val="60"/>
    <w:semiHidden/>
    <w:unhideWhenUsed/>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Borders>
          <w:left w:val="none" w:color="000000" w:sz="4" w:space="0"/>
          <w:right w:val="none" w:color="000000" w:sz="4" w:space="0"/>
        </w:tcBorders>
      </w:tcPr>
    </w:tblStylePr>
    <w:tblStylePr w:type="band1Vert">
      <w:tcPr>
        <w:shd w:val="clear" w:color="auto" w:fill="c0c0c0" w:themeFill="text1" w:themeFillTint="3F"/>
        <w:tcBorders>
          <w:left w:val="none" w:color="000000" w:sz="4" w:space="0"/>
          <w:right w:val="none" w:color="000000" w:sz="4" w:space="0"/>
        </w:tcBorders>
      </w:tcPr>
    </w:tblStylePr>
    <w:tblStylePr w:type="firstCol">
      <w:rPr>
        <w:b/>
        <w:bCs/>
      </w:rPr>
    </w:tblStylePr>
    <w:tblStylePr w:type="fir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tblStylePr>
    <w:tblStylePr w:type="la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style>
  <w:style w:type="character" w:styleId="1145">
    <w:name w:val="HTML Variable"/>
    <w:basedOn w:val="884"/>
    <w:uiPriority w:val="99"/>
    <w:semiHidden/>
    <w:unhideWhenUsed/>
    <w:rPr>
      <w:i/>
      <w:iCs/>
    </w:rPr>
  </w:style>
  <w:style w:type="character" w:styleId="1146">
    <w:name w:val="HTML Typewriter"/>
    <w:basedOn w:val="884"/>
    <w:uiPriority w:val="99"/>
    <w:semiHidden/>
    <w:unhideWhenUsed/>
    <w:rPr>
      <w:rFonts w:ascii="Consolas" w:hAnsi="Consolas"/>
      <w:sz w:val="20"/>
      <w:szCs w:val="20"/>
    </w:rPr>
  </w:style>
  <w:style w:type="character" w:styleId="1147">
    <w:name w:val="HTML Sample"/>
    <w:basedOn w:val="884"/>
    <w:uiPriority w:val="99"/>
    <w:semiHidden/>
    <w:unhideWhenUsed/>
    <w:rPr>
      <w:rFonts w:ascii="Consolas" w:hAnsi="Consolas"/>
      <w:sz w:val="24"/>
      <w:szCs w:val="24"/>
    </w:rPr>
  </w:style>
  <w:style w:type="paragraph" w:styleId="1148">
    <w:name w:val="HTML Preformatted"/>
    <w:basedOn w:val="874"/>
    <w:link w:val="1149"/>
    <w:uiPriority w:val="99"/>
    <w:semiHidden/>
    <w:unhideWhenUsed/>
    <w:pPr>
      <w:spacing w:before="0" w:after="0" w:line="240" w:lineRule="auto"/>
    </w:pPr>
    <w:rPr>
      <w:rFonts w:ascii="Consolas" w:hAnsi="Consolas"/>
      <w:sz w:val="20"/>
      <w:szCs w:val="20"/>
    </w:rPr>
  </w:style>
  <w:style w:type="character" w:styleId="1149" w:customStyle="1">
    <w:name w:val="HTML Vorformatiert Zchn"/>
    <w:basedOn w:val="884"/>
    <w:link w:val="1148"/>
    <w:uiPriority w:val="99"/>
    <w:semiHidden/>
    <w:rPr>
      <w:rFonts w:ascii="Consolas" w:hAnsi="Consolas"/>
      <w:color w:val="000000" w:themeColor="text1"/>
      <w:sz w:val="20"/>
      <w:szCs w:val="20"/>
    </w:rPr>
  </w:style>
  <w:style w:type="character" w:styleId="1150">
    <w:name w:val="HTML Keyboard"/>
    <w:basedOn w:val="884"/>
    <w:uiPriority w:val="99"/>
    <w:semiHidden/>
    <w:unhideWhenUsed/>
    <w:rPr>
      <w:rFonts w:ascii="Consolas" w:hAnsi="Consolas"/>
      <w:sz w:val="20"/>
      <w:szCs w:val="20"/>
    </w:rPr>
  </w:style>
  <w:style w:type="character" w:styleId="1151">
    <w:name w:val="HTML Definition"/>
    <w:basedOn w:val="884"/>
    <w:uiPriority w:val="99"/>
    <w:semiHidden/>
    <w:unhideWhenUsed/>
    <w:rPr>
      <w:i/>
      <w:iCs/>
    </w:rPr>
  </w:style>
  <w:style w:type="character" w:styleId="1152">
    <w:name w:val="HTML Code"/>
    <w:basedOn w:val="884"/>
    <w:uiPriority w:val="99"/>
    <w:semiHidden/>
    <w:unhideWhenUsed/>
    <w:rPr>
      <w:rFonts w:ascii="Consolas" w:hAnsi="Consolas"/>
      <w:sz w:val="20"/>
      <w:szCs w:val="20"/>
    </w:rPr>
  </w:style>
  <w:style w:type="character" w:styleId="1153">
    <w:name w:val="HTML Cite"/>
    <w:basedOn w:val="884"/>
    <w:uiPriority w:val="99"/>
    <w:semiHidden/>
    <w:unhideWhenUsed/>
    <w:rPr>
      <w:i/>
      <w:iCs/>
    </w:rPr>
  </w:style>
  <w:style w:type="paragraph" w:styleId="1154">
    <w:name w:val="HTML Address"/>
    <w:basedOn w:val="874"/>
    <w:link w:val="1155"/>
    <w:uiPriority w:val="99"/>
    <w:semiHidden/>
    <w:unhideWhenUsed/>
    <w:pPr>
      <w:spacing w:before="0" w:after="0" w:line="240" w:lineRule="auto"/>
    </w:pPr>
    <w:rPr>
      <w:i/>
      <w:iCs/>
    </w:rPr>
  </w:style>
  <w:style w:type="character" w:styleId="1155" w:customStyle="1">
    <w:name w:val="HTML Adresse Zchn"/>
    <w:basedOn w:val="884"/>
    <w:link w:val="1154"/>
    <w:uiPriority w:val="99"/>
    <w:semiHidden/>
    <w:rPr>
      <w:rFonts w:ascii="Arial Narrow" w:hAnsi="Arial Narrow"/>
      <w:i/>
      <w:iCs/>
      <w:color w:val="000000" w:themeColor="text1"/>
      <w:sz w:val="22"/>
    </w:rPr>
  </w:style>
  <w:style w:type="character" w:styleId="1156">
    <w:name w:val="HTML Acronym"/>
    <w:basedOn w:val="884"/>
    <w:uiPriority w:val="99"/>
    <w:semiHidden/>
    <w:unhideWhenUsed/>
  </w:style>
  <w:style w:type="paragraph" w:styleId="1157">
    <w:name w:val="Normal (Web)"/>
    <w:basedOn w:val="874"/>
    <w:uiPriority w:val="99"/>
    <w:semiHidden/>
    <w:unhideWhenUsed/>
    <w:rPr>
      <w:rFonts w:ascii="Times New Roman" w:hAnsi="Times New Roman" w:cs="Times New Roman"/>
      <w:sz w:val="24"/>
      <w:szCs w:val="24"/>
    </w:rPr>
  </w:style>
  <w:style w:type="paragraph" w:styleId="1158">
    <w:name w:val="Plain Text"/>
    <w:basedOn w:val="874"/>
    <w:link w:val="1159"/>
    <w:uiPriority w:val="99"/>
    <w:semiHidden/>
    <w:unhideWhenUsed/>
    <w:pPr>
      <w:spacing w:before="0" w:after="0" w:line="240" w:lineRule="auto"/>
    </w:pPr>
    <w:rPr>
      <w:rFonts w:ascii="Consolas" w:hAnsi="Consolas"/>
      <w:sz w:val="21"/>
    </w:rPr>
  </w:style>
  <w:style w:type="character" w:styleId="1159" w:customStyle="1">
    <w:name w:val="Nur Text Zchn"/>
    <w:basedOn w:val="884"/>
    <w:link w:val="1158"/>
    <w:uiPriority w:val="99"/>
    <w:semiHidden/>
    <w:rPr>
      <w:rFonts w:ascii="Consolas" w:hAnsi="Consolas"/>
      <w:color w:val="000000" w:themeColor="text1"/>
    </w:rPr>
  </w:style>
  <w:style w:type="paragraph" w:styleId="1160">
    <w:name w:val="Document Map"/>
    <w:basedOn w:val="874"/>
    <w:link w:val="1161"/>
    <w:uiPriority w:val="99"/>
    <w:semiHidden/>
    <w:unhideWhenUsed/>
    <w:pPr>
      <w:spacing w:before="0" w:after="0" w:line="240" w:lineRule="auto"/>
    </w:pPr>
    <w:rPr>
      <w:rFonts w:ascii="Segoe UI" w:hAnsi="Segoe UI" w:cs="Segoe UI"/>
      <w:sz w:val="16"/>
      <w:szCs w:val="16"/>
    </w:rPr>
  </w:style>
  <w:style w:type="character" w:styleId="1161" w:customStyle="1">
    <w:name w:val="Dokumentstruktur Zchn"/>
    <w:basedOn w:val="884"/>
    <w:link w:val="1160"/>
    <w:uiPriority w:val="99"/>
    <w:semiHidden/>
    <w:rPr>
      <w:rFonts w:ascii="Segoe UI" w:hAnsi="Segoe UI" w:cs="Segoe UI"/>
      <w:color w:val="000000" w:themeColor="text1"/>
      <w:sz w:val="16"/>
      <w:szCs w:val="16"/>
    </w:rPr>
  </w:style>
  <w:style w:type="character" w:styleId="1162">
    <w:name w:val="FollowedHyperlink"/>
    <w:basedOn w:val="884"/>
    <w:uiPriority w:val="99"/>
    <w:semiHidden/>
    <w:unhideWhenUsed/>
    <w:rPr>
      <w:color w:val="919191" w:themeColor="followedHyperlink"/>
      <w:u w:val="single"/>
    </w:rPr>
  </w:style>
  <w:style w:type="paragraph" w:styleId="1163">
    <w:name w:val="Block Text"/>
    <w:basedOn w:val="874"/>
    <w:uiPriority w:val="99"/>
    <w:semiHidden/>
    <w:unhideWhenUsed/>
    <w:pPr>
      <w:ind w:left="1152" w:right="1152"/>
      <w:pBdr>
        <w:top w:val="single" w:color="DDDDDD" w:themeColor="accent1" w:sz="2" w:space="10"/>
        <w:left w:val="single" w:color="DDDDDD" w:themeColor="accent1" w:sz="2" w:space="10"/>
        <w:bottom w:val="single" w:color="DDDDDD" w:themeColor="accent1" w:sz="2" w:space="10"/>
        <w:right w:val="single" w:color="DDDDDD" w:themeColor="accent1" w:sz="2" w:space="10"/>
      </w:pBdr>
    </w:pPr>
    <w:rPr>
      <w:rFonts w:asciiTheme="minorHAnsi" w:hAnsiTheme="minorHAnsi" w:eastAsiaTheme="minorEastAsia"/>
      <w:i/>
      <w:iCs/>
      <w:color w:val="dddddd" w:themeColor="accent1"/>
    </w:rPr>
  </w:style>
  <w:style w:type="paragraph" w:styleId="1164">
    <w:name w:val="Body Text Indent 3"/>
    <w:basedOn w:val="874"/>
    <w:link w:val="1165"/>
    <w:uiPriority w:val="99"/>
    <w:semiHidden/>
    <w:unhideWhenUsed/>
    <w:pPr>
      <w:ind w:left="283"/>
    </w:pPr>
    <w:rPr>
      <w:sz w:val="16"/>
      <w:szCs w:val="16"/>
    </w:rPr>
  </w:style>
  <w:style w:type="character" w:styleId="1165" w:customStyle="1">
    <w:name w:val="Textkörper-Einzug 3 Zchn"/>
    <w:basedOn w:val="884"/>
    <w:link w:val="1164"/>
    <w:uiPriority w:val="99"/>
    <w:semiHidden/>
    <w:rPr>
      <w:rFonts w:ascii="Arial Narrow" w:hAnsi="Arial Narrow"/>
      <w:color w:val="000000" w:themeColor="text1"/>
      <w:sz w:val="16"/>
      <w:szCs w:val="16"/>
    </w:rPr>
  </w:style>
  <w:style w:type="paragraph" w:styleId="1166">
    <w:name w:val="Body Text Indent 2"/>
    <w:basedOn w:val="874"/>
    <w:link w:val="1167"/>
    <w:uiPriority w:val="99"/>
    <w:semiHidden/>
    <w:unhideWhenUsed/>
    <w:pPr>
      <w:ind w:left="283"/>
      <w:spacing w:line="480" w:lineRule="auto"/>
    </w:pPr>
  </w:style>
  <w:style w:type="character" w:styleId="1167" w:customStyle="1">
    <w:name w:val="Textkörper-Einzug 2 Zchn"/>
    <w:basedOn w:val="884"/>
    <w:link w:val="1166"/>
    <w:uiPriority w:val="99"/>
    <w:semiHidden/>
    <w:rPr>
      <w:rFonts w:ascii="Arial Narrow" w:hAnsi="Arial Narrow"/>
      <w:color w:val="000000" w:themeColor="text1"/>
      <w:sz w:val="22"/>
    </w:rPr>
  </w:style>
  <w:style w:type="paragraph" w:styleId="1168">
    <w:name w:val="Body Text 3"/>
    <w:basedOn w:val="874"/>
    <w:link w:val="1169"/>
    <w:uiPriority w:val="99"/>
    <w:semiHidden/>
    <w:unhideWhenUsed/>
    <w:rPr>
      <w:sz w:val="16"/>
      <w:szCs w:val="16"/>
    </w:rPr>
  </w:style>
  <w:style w:type="character" w:styleId="1169" w:customStyle="1">
    <w:name w:val="Textkörper 3 Zchn"/>
    <w:basedOn w:val="884"/>
    <w:link w:val="1168"/>
    <w:uiPriority w:val="99"/>
    <w:semiHidden/>
    <w:rPr>
      <w:rFonts w:ascii="Arial Narrow" w:hAnsi="Arial Narrow"/>
      <w:color w:val="000000" w:themeColor="text1"/>
      <w:sz w:val="16"/>
      <w:szCs w:val="16"/>
    </w:rPr>
  </w:style>
  <w:style w:type="paragraph" w:styleId="1170">
    <w:name w:val="Body Text 2"/>
    <w:basedOn w:val="874"/>
    <w:link w:val="1171"/>
    <w:uiPriority w:val="99"/>
    <w:semiHidden/>
    <w:unhideWhenUsed/>
    <w:pPr>
      <w:spacing w:line="480" w:lineRule="auto"/>
    </w:pPr>
  </w:style>
  <w:style w:type="character" w:styleId="1171" w:customStyle="1">
    <w:name w:val="Textkörper 2 Zchn"/>
    <w:basedOn w:val="884"/>
    <w:link w:val="1170"/>
    <w:uiPriority w:val="99"/>
    <w:semiHidden/>
    <w:rPr>
      <w:rFonts w:ascii="Arial Narrow" w:hAnsi="Arial Narrow"/>
      <w:color w:val="000000" w:themeColor="text1"/>
      <w:sz w:val="22"/>
    </w:rPr>
  </w:style>
  <w:style w:type="paragraph" w:styleId="1172">
    <w:name w:val="Note Heading"/>
    <w:basedOn w:val="874"/>
    <w:next w:val="874"/>
    <w:link w:val="1173"/>
    <w:uiPriority w:val="99"/>
    <w:semiHidden/>
    <w:unhideWhenUsed/>
    <w:pPr>
      <w:spacing w:before="0" w:after="0" w:line="240" w:lineRule="auto"/>
    </w:pPr>
  </w:style>
  <w:style w:type="character" w:styleId="1173" w:customStyle="1">
    <w:name w:val="Fuß/-Endnotenüberschrift Zchn"/>
    <w:basedOn w:val="884"/>
    <w:link w:val="1172"/>
    <w:uiPriority w:val="99"/>
    <w:semiHidden/>
    <w:rPr>
      <w:rFonts w:ascii="Arial Narrow" w:hAnsi="Arial Narrow"/>
      <w:color w:val="000000" w:themeColor="text1"/>
      <w:sz w:val="22"/>
    </w:rPr>
  </w:style>
  <w:style w:type="paragraph" w:styleId="1174">
    <w:name w:val="Body Text Indent"/>
    <w:basedOn w:val="874"/>
    <w:link w:val="1175"/>
    <w:uiPriority w:val="99"/>
    <w:semiHidden/>
    <w:unhideWhenUsed/>
    <w:pPr>
      <w:ind w:left="283"/>
    </w:pPr>
  </w:style>
  <w:style w:type="character" w:styleId="1175" w:customStyle="1">
    <w:name w:val="Textkörper-Zeileneinzug Zchn"/>
    <w:basedOn w:val="884"/>
    <w:link w:val="1174"/>
    <w:uiPriority w:val="99"/>
    <w:semiHidden/>
    <w:rPr>
      <w:rFonts w:ascii="Arial Narrow" w:hAnsi="Arial Narrow"/>
      <w:color w:val="000000" w:themeColor="text1"/>
      <w:sz w:val="22"/>
    </w:rPr>
  </w:style>
  <w:style w:type="paragraph" w:styleId="1176">
    <w:name w:val="Body Text First Indent 2"/>
    <w:basedOn w:val="1174"/>
    <w:link w:val="1177"/>
    <w:uiPriority w:val="99"/>
    <w:semiHidden/>
    <w:unhideWhenUsed/>
    <w:pPr>
      <w:ind w:left="360" w:firstLine="360"/>
    </w:pPr>
  </w:style>
  <w:style w:type="character" w:styleId="1177" w:customStyle="1">
    <w:name w:val="Textkörper-Erstzeileneinzug 2 Zchn"/>
    <w:basedOn w:val="1175"/>
    <w:link w:val="1176"/>
    <w:uiPriority w:val="99"/>
    <w:semiHidden/>
    <w:rPr>
      <w:rFonts w:ascii="Arial Narrow" w:hAnsi="Arial Narrow"/>
      <w:color w:val="000000" w:themeColor="text1"/>
      <w:sz w:val="22"/>
    </w:rPr>
  </w:style>
  <w:style w:type="paragraph" w:styleId="1178">
    <w:name w:val="Body Text"/>
    <w:basedOn w:val="874"/>
    <w:link w:val="1179"/>
    <w:uiPriority w:val="99"/>
    <w:semiHidden/>
    <w:unhideWhenUsed/>
  </w:style>
  <w:style w:type="character" w:styleId="1179" w:customStyle="1">
    <w:name w:val="Textkörper Zchn"/>
    <w:basedOn w:val="884"/>
    <w:link w:val="1178"/>
    <w:uiPriority w:val="99"/>
    <w:semiHidden/>
    <w:rPr>
      <w:rFonts w:ascii="Arial Narrow" w:hAnsi="Arial Narrow"/>
      <w:color w:val="000000" w:themeColor="text1"/>
      <w:sz w:val="22"/>
    </w:rPr>
  </w:style>
  <w:style w:type="paragraph" w:styleId="1180">
    <w:name w:val="Body Text First Indent"/>
    <w:basedOn w:val="1178"/>
    <w:link w:val="1181"/>
    <w:uiPriority w:val="99"/>
    <w:semiHidden/>
    <w:unhideWhenUsed/>
    <w:pPr>
      <w:ind w:firstLine="360"/>
    </w:pPr>
  </w:style>
  <w:style w:type="character" w:styleId="1181" w:customStyle="1">
    <w:name w:val="Textkörper-Erstzeileneinzug Zchn"/>
    <w:basedOn w:val="1179"/>
    <w:link w:val="1180"/>
    <w:uiPriority w:val="99"/>
    <w:semiHidden/>
    <w:rPr>
      <w:rFonts w:ascii="Arial Narrow" w:hAnsi="Arial Narrow"/>
      <w:color w:val="000000" w:themeColor="text1"/>
      <w:sz w:val="22"/>
    </w:rPr>
  </w:style>
  <w:style w:type="paragraph" w:styleId="1182">
    <w:name w:val="Date"/>
    <w:basedOn w:val="874"/>
    <w:next w:val="874"/>
    <w:link w:val="1183"/>
    <w:uiPriority w:val="99"/>
    <w:semiHidden/>
    <w:unhideWhenUsed/>
  </w:style>
  <w:style w:type="character" w:styleId="1183" w:customStyle="1">
    <w:name w:val="Datum Zchn"/>
    <w:basedOn w:val="884"/>
    <w:link w:val="1182"/>
    <w:uiPriority w:val="99"/>
    <w:semiHidden/>
    <w:rPr>
      <w:rFonts w:ascii="Arial Narrow" w:hAnsi="Arial Narrow"/>
      <w:color w:val="000000" w:themeColor="text1"/>
      <w:sz w:val="22"/>
    </w:rPr>
  </w:style>
  <w:style w:type="paragraph" w:styleId="1184">
    <w:name w:val="Salutation"/>
    <w:basedOn w:val="874"/>
    <w:next w:val="874"/>
    <w:link w:val="1185"/>
    <w:uiPriority w:val="99"/>
    <w:semiHidden/>
    <w:unhideWhenUsed/>
  </w:style>
  <w:style w:type="character" w:styleId="1185" w:customStyle="1">
    <w:name w:val="Anrede Zchn"/>
    <w:basedOn w:val="884"/>
    <w:link w:val="1184"/>
    <w:uiPriority w:val="99"/>
    <w:semiHidden/>
    <w:rPr>
      <w:rFonts w:ascii="Arial Narrow" w:hAnsi="Arial Narrow"/>
      <w:color w:val="000000" w:themeColor="text1"/>
      <w:sz w:val="22"/>
    </w:rPr>
  </w:style>
  <w:style w:type="paragraph" w:styleId="1186">
    <w:name w:val="Message Header"/>
    <w:basedOn w:val="874"/>
    <w:link w:val="1187"/>
    <w:uiPriority w:val="99"/>
    <w:semiHidden/>
    <w:unhideWhenUsed/>
    <w:pPr>
      <w:ind w:left="1134" w:hanging="1134"/>
      <w:spacing w:before="0" w:after="0" w:line="240" w:lineRule="auto"/>
      <w:shd w:val="pct20" w:color="auto" w:fill="auto"/>
      <w:pBdr>
        <w:top w:val="single" w:color="000000" w:sz="6" w:space="1"/>
        <w:left w:val="single" w:color="000000" w:sz="6" w:space="1"/>
        <w:bottom w:val="single" w:color="000000" w:sz="6" w:space="1"/>
        <w:right w:val="single" w:color="000000" w:sz="6" w:space="1"/>
      </w:pBdr>
    </w:pPr>
    <w:rPr>
      <w:rFonts w:asciiTheme="majorHAnsi" w:hAnsiTheme="majorHAnsi" w:eastAsiaTheme="majorEastAsia" w:cstheme="majorBidi"/>
      <w:sz w:val="24"/>
      <w:szCs w:val="24"/>
    </w:rPr>
  </w:style>
  <w:style w:type="character" w:styleId="1187" w:customStyle="1">
    <w:name w:val="Nachrichtenkopf Zchn"/>
    <w:basedOn w:val="884"/>
    <w:link w:val="1186"/>
    <w:uiPriority w:val="99"/>
    <w:semiHidden/>
    <w:rPr>
      <w:rFonts w:asciiTheme="majorHAnsi" w:hAnsiTheme="majorHAnsi" w:eastAsiaTheme="majorEastAsia" w:cstheme="majorBidi"/>
      <w:color w:val="000000" w:themeColor="text1"/>
      <w:sz w:val="24"/>
      <w:szCs w:val="24"/>
      <w:shd w:val="pct20" w:color="auto" w:fill="auto"/>
    </w:rPr>
  </w:style>
  <w:style w:type="paragraph" w:styleId="1188">
    <w:name w:val="List Continue 5"/>
    <w:basedOn w:val="874"/>
    <w:uiPriority w:val="99"/>
    <w:semiHidden/>
    <w:unhideWhenUsed/>
    <w:pPr>
      <w:contextualSpacing/>
      <w:ind w:left="1415"/>
    </w:pPr>
  </w:style>
  <w:style w:type="paragraph" w:styleId="1189">
    <w:name w:val="List Continue 4"/>
    <w:basedOn w:val="874"/>
    <w:uiPriority w:val="99"/>
    <w:semiHidden/>
    <w:unhideWhenUsed/>
    <w:pPr>
      <w:contextualSpacing/>
      <w:ind w:left="1132"/>
    </w:pPr>
  </w:style>
  <w:style w:type="paragraph" w:styleId="1190">
    <w:name w:val="List Continue 3"/>
    <w:basedOn w:val="874"/>
    <w:uiPriority w:val="99"/>
    <w:semiHidden/>
    <w:unhideWhenUsed/>
    <w:pPr>
      <w:contextualSpacing/>
      <w:ind w:left="849"/>
    </w:pPr>
  </w:style>
  <w:style w:type="paragraph" w:styleId="1191">
    <w:name w:val="List Continue 2"/>
    <w:basedOn w:val="874"/>
    <w:uiPriority w:val="99"/>
    <w:semiHidden/>
    <w:unhideWhenUsed/>
    <w:pPr>
      <w:contextualSpacing/>
      <w:ind w:left="566"/>
    </w:pPr>
  </w:style>
  <w:style w:type="paragraph" w:styleId="1192">
    <w:name w:val="List Continue"/>
    <w:basedOn w:val="874"/>
    <w:uiPriority w:val="99"/>
    <w:semiHidden/>
    <w:unhideWhenUsed/>
    <w:pPr>
      <w:contextualSpacing/>
      <w:ind w:left="283"/>
    </w:pPr>
  </w:style>
  <w:style w:type="paragraph" w:styleId="1193">
    <w:name w:val="Signature"/>
    <w:basedOn w:val="874"/>
    <w:link w:val="1194"/>
    <w:uiPriority w:val="99"/>
    <w:semiHidden/>
    <w:unhideWhenUsed/>
    <w:pPr>
      <w:ind w:left="4252"/>
      <w:spacing w:before="0" w:after="0" w:line="240" w:lineRule="auto"/>
    </w:pPr>
  </w:style>
  <w:style w:type="character" w:styleId="1194" w:customStyle="1">
    <w:name w:val="Unterschrift Zchn"/>
    <w:basedOn w:val="884"/>
    <w:link w:val="1193"/>
    <w:uiPriority w:val="99"/>
    <w:semiHidden/>
    <w:rPr>
      <w:rFonts w:ascii="Arial Narrow" w:hAnsi="Arial Narrow"/>
      <w:color w:val="000000" w:themeColor="text1"/>
      <w:sz w:val="22"/>
    </w:rPr>
  </w:style>
  <w:style w:type="paragraph" w:styleId="1195">
    <w:name w:val="Closing"/>
    <w:basedOn w:val="874"/>
    <w:link w:val="1196"/>
    <w:uiPriority w:val="99"/>
    <w:semiHidden/>
    <w:unhideWhenUsed/>
    <w:pPr>
      <w:ind w:left="4252"/>
      <w:spacing w:before="0" w:after="0" w:line="240" w:lineRule="auto"/>
    </w:pPr>
  </w:style>
  <w:style w:type="character" w:styleId="1196" w:customStyle="1">
    <w:name w:val="Grußformel Zchn"/>
    <w:basedOn w:val="884"/>
    <w:link w:val="1195"/>
    <w:uiPriority w:val="99"/>
    <w:semiHidden/>
    <w:rPr>
      <w:rFonts w:ascii="Arial Narrow" w:hAnsi="Arial Narrow"/>
      <w:color w:val="000000" w:themeColor="text1"/>
      <w:sz w:val="22"/>
    </w:rPr>
  </w:style>
  <w:style w:type="paragraph" w:styleId="1197">
    <w:name w:val="List Number 5"/>
    <w:basedOn w:val="874"/>
    <w:uiPriority w:val="99"/>
    <w:semiHidden/>
    <w:unhideWhenUsed/>
    <w:pPr>
      <w:numPr>
        <w:ilvl w:val="0"/>
        <w:numId w:val="9"/>
      </w:numPr>
      <w:contextualSpacing/>
    </w:pPr>
  </w:style>
  <w:style w:type="paragraph" w:styleId="1198">
    <w:name w:val="List Number 4"/>
    <w:basedOn w:val="874"/>
    <w:uiPriority w:val="99"/>
    <w:semiHidden/>
    <w:unhideWhenUsed/>
    <w:pPr>
      <w:numPr>
        <w:ilvl w:val="0"/>
        <w:numId w:val="10"/>
      </w:numPr>
      <w:contextualSpacing/>
    </w:pPr>
  </w:style>
  <w:style w:type="paragraph" w:styleId="1199">
    <w:name w:val="List Number 3"/>
    <w:basedOn w:val="874"/>
    <w:uiPriority w:val="99"/>
    <w:semiHidden/>
    <w:unhideWhenUsed/>
    <w:pPr>
      <w:numPr>
        <w:ilvl w:val="0"/>
        <w:numId w:val="11"/>
      </w:numPr>
      <w:contextualSpacing/>
    </w:pPr>
  </w:style>
  <w:style w:type="paragraph" w:styleId="1200">
    <w:name w:val="List Number 2"/>
    <w:basedOn w:val="874"/>
    <w:uiPriority w:val="99"/>
    <w:semiHidden/>
    <w:unhideWhenUsed/>
    <w:pPr>
      <w:numPr>
        <w:ilvl w:val="0"/>
        <w:numId w:val="12"/>
      </w:numPr>
      <w:contextualSpacing/>
    </w:pPr>
  </w:style>
  <w:style w:type="paragraph" w:styleId="1201">
    <w:name w:val="List Bullet 5"/>
    <w:basedOn w:val="874"/>
    <w:uiPriority w:val="99"/>
    <w:semiHidden/>
    <w:unhideWhenUsed/>
    <w:pPr>
      <w:numPr>
        <w:ilvl w:val="0"/>
        <w:numId w:val="13"/>
      </w:numPr>
      <w:contextualSpacing/>
    </w:pPr>
  </w:style>
  <w:style w:type="paragraph" w:styleId="1202">
    <w:name w:val="List Bullet 4"/>
    <w:basedOn w:val="874"/>
    <w:uiPriority w:val="99"/>
    <w:semiHidden/>
    <w:unhideWhenUsed/>
    <w:pPr>
      <w:numPr>
        <w:ilvl w:val="0"/>
        <w:numId w:val="14"/>
      </w:numPr>
      <w:contextualSpacing/>
    </w:pPr>
  </w:style>
  <w:style w:type="paragraph" w:styleId="1203">
    <w:name w:val="List Bullet 3"/>
    <w:basedOn w:val="874"/>
    <w:uiPriority w:val="99"/>
    <w:semiHidden/>
    <w:unhideWhenUsed/>
    <w:pPr>
      <w:numPr>
        <w:ilvl w:val="0"/>
        <w:numId w:val="15"/>
      </w:numPr>
      <w:contextualSpacing/>
    </w:pPr>
  </w:style>
  <w:style w:type="paragraph" w:styleId="1204">
    <w:name w:val="List Bullet 2"/>
    <w:basedOn w:val="874"/>
    <w:uiPriority w:val="99"/>
    <w:semiHidden/>
    <w:unhideWhenUsed/>
    <w:pPr>
      <w:numPr>
        <w:ilvl w:val="0"/>
        <w:numId w:val="16"/>
      </w:numPr>
      <w:contextualSpacing/>
    </w:pPr>
  </w:style>
  <w:style w:type="paragraph" w:styleId="1205">
    <w:name w:val="List 5"/>
    <w:basedOn w:val="874"/>
    <w:uiPriority w:val="99"/>
    <w:semiHidden/>
    <w:unhideWhenUsed/>
    <w:pPr>
      <w:contextualSpacing/>
      <w:ind w:left="1415" w:hanging="283"/>
    </w:pPr>
  </w:style>
  <w:style w:type="paragraph" w:styleId="1206">
    <w:name w:val="List 4"/>
    <w:basedOn w:val="874"/>
    <w:uiPriority w:val="99"/>
    <w:semiHidden/>
    <w:unhideWhenUsed/>
    <w:pPr>
      <w:contextualSpacing/>
      <w:ind w:left="1132" w:hanging="283"/>
    </w:pPr>
  </w:style>
  <w:style w:type="paragraph" w:styleId="1207">
    <w:name w:val="List 3"/>
    <w:basedOn w:val="874"/>
    <w:uiPriority w:val="99"/>
    <w:semiHidden/>
    <w:unhideWhenUsed/>
    <w:pPr>
      <w:contextualSpacing/>
      <w:ind w:left="849" w:hanging="283"/>
    </w:pPr>
  </w:style>
  <w:style w:type="paragraph" w:styleId="1208">
    <w:name w:val="List 2"/>
    <w:basedOn w:val="874"/>
    <w:uiPriority w:val="99"/>
    <w:semiHidden/>
    <w:unhideWhenUsed/>
    <w:pPr>
      <w:contextualSpacing/>
      <w:ind w:left="566" w:hanging="283"/>
    </w:pPr>
  </w:style>
  <w:style w:type="paragraph" w:styleId="1209">
    <w:name w:val="List Number"/>
    <w:basedOn w:val="874"/>
    <w:uiPriority w:val="99"/>
    <w:semiHidden/>
    <w:unhideWhenUsed/>
    <w:pPr>
      <w:numPr>
        <w:ilvl w:val="0"/>
        <w:numId w:val="17"/>
      </w:numPr>
      <w:contextualSpacing/>
    </w:pPr>
  </w:style>
  <w:style w:type="paragraph" w:styleId="1210">
    <w:name w:val="List Bullet"/>
    <w:basedOn w:val="874"/>
    <w:uiPriority w:val="99"/>
    <w:semiHidden/>
    <w:unhideWhenUsed/>
    <w:pPr>
      <w:numPr>
        <w:ilvl w:val="0"/>
        <w:numId w:val="18"/>
      </w:numPr>
      <w:contextualSpacing/>
    </w:pPr>
  </w:style>
  <w:style w:type="paragraph" w:styleId="1211">
    <w:name w:val="List"/>
    <w:basedOn w:val="874"/>
    <w:uiPriority w:val="99"/>
    <w:semiHidden/>
    <w:unhideWhenUsed/>
    <w:pPr>
      <w:contextualSpacing/>
      <w:ind w:left="283" w:hanging="283"/>
    </w:pPr>
  </w:style>
  <w:style w:type="paragraph" w:styleId="1212">
    <w:name w:val="toa heading"/>
    <w:basedOn w:val="874"/>
    <w:next w:val="874"/>
    <w:uiPriority w:val="99"/>
    <w:semiHidden/>
    <w:unhideWhenUsed/>
    <w:pPr>
      <w:spacing w:before="120"/>
    </w:pPr>
    <w:rPr>
      <w:rFonts w:asciiTheme="majorHAnsi" w:hAnsiTheme="majorHAnsi" w:eastAsiaTheme="majorEastAsia" w:cstheme="majorBidi"/>
      <w:b/>
      <w:bCs/>
      <w:sz w:val="24"/>
      <w:szCs w:val="24"/>
    </w:rPr>
  </w:style>
  <w:style w:type="paragraph" w:styleId="1213">
    <w:name w:val="macro"/>
    <w:link w:val="1214"/>
    <w:uiPriority w:val="99"/>
    <w:semiHidden/>
    <w:unhideWhenUsed/>
    <w:pPr>
      <w:jc w:val="both"/>
      <w:spacing w:before="240" w:after="0" w:line="360" w:lineRule="auto"/>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nsolas" w:hAnsi="Consolas"/>
      <w:color w:val="000000" w:themeColor="text1"/>
      <w:sz w:val="20"/>
      <w:szCs w:val="20"/>
    </w:rPr>
  </w:style>
  <w:style w:type="character" w:styleId="1214" w:customStyle="1">
    <w:name w:val="Makrotext Zchn"/>
    <w:basedOn w:val="884"/>
    <w:link w:val="1213"/>
    <w:uiPriority w:val="99"/>
    <w:semiHidden/>
    <w:rPr>
      <w:rFonts w:ascii="Consolas" w:hAnsi="Consolas"/>
      <w:color w:val="000000" w:themeColor="text1"/>
      <w:sz w:val="20"/>
      <w:szCs w:val="20"/>
    </w:rPr>
  </w:style>
  <w:style w:type="paragraph" w:styleId="1215">
    <w:name w:val="table of authorities"/>
    <w:basedOn w:val="874"/>
    <w:next w:val="874"/>
    <w:uiPriority w:val="99"/>
    <w:semiHidden/>
    <w:unhideWhenUsed/>
    <w:pPr>
      <w:ind w:left="220" w:hanging="220"/>
      <w:spacing w:after="0"/>
    </w:pPr>
  </w:style>
  <w:style w:type="character" w:styleId="1216">
    <w:name w:val="page number"/>
    <w:basedOn w:val="884"/>
    <w:uiPriority w:val="99"/>
    <w:semiHidden/>
    <w:unhideWhenUsed/>
  </w:style>
  <w:style w:type="character" w:styleId="1217">
    <w:name w:val="line number"/>
    <w:basedOn w:val="884"/>
    <w:uiPriority w:val="99"/>
    <w:semiHidden/>
    <w:unhideWhenUsed/>
  </w:style>
  <w:style w:type="paragraph" w:styleId="1218">
    <w:name w:val="envelope return"/>
    <w:basedOn w:val="874"/>
    <w:uiPriority w:val="99"/>
    <w:semiHidden/>
    <w:unhideWhenUsed/>
    <w:pPr>
      <w:spacing w:before="0" w:after="0" w:line="240" w:lineRule="auto"/>
    </w:pPr>
    <w:rPr>
      <w:rFonts w:asciiTheme="majorHAnsi" w:hAnsiTheme="majorHAnsi" w:eastAsiaTheme="majorEastAsia" w:cstheme="majorBidi"/>
      <w:sz w:val="20"/>
      <w:szCs w:val="20"/>
    </w:rPr>
  </w:style>
  <w:style w:type="paragraph" w:styleId="1219">
    <w:name w:val="envelope address"/>
    <w:basedOn w:val="874"/>
    <w:uiPriority w:val="99"/>
    <w:semiHidden/>
    <w:unhideWhenUsed/>
    <w:pPr>
      <w:ind w:left="1"/>
      <w:spacing w:before="0" w:after="0" w:line="240" w:lineRule="auto"/>
      <w:framePr w:w="4320" w:h="2160" w:hSpace="141" w:wrap="auto" w:hAnchor="page" w:xAlign="center" w:yAlign="bottom" w:hRule="exact"/>
    </w:pPr>
    <w:rPr>
      <w:rFonts w:asciiTheme="majorHAnsi" w:hAnsiTheme="majorHAnsi" w:eastAsiaTheme="majorEastAsia" w:cstheme="majorBidi"/>
      <w:sz w:val="24"/>
      <w:szCs w:val="24"/>
    </w:rPr>
  </w:style>
  <w:style w:type="paragraph" w:styleId="1220">
    <w:name w:val="index 1"/>
    <w:basedOn w:val="874"/>
    <w:next w:val="874"/>
    <w:uiPriority w:val="99"/>
    <w:semiHidden/>
    <w:unhideWhenUsed/>
    <w:pPr>
      <w:ind w:left="220" w:hanging="220"/>
      <w:spacing w:before="0" w:after="0" w:line="240" w:lineRule="auto"/>
    </w:pPr>
  </w:style>
  <w:style w:type="paragraph" w:styleId="1221">
    <w:name w:val="index heading"/>
    <w:basedOn w:val="874"/>
    <w:next w:val="1220"/>
    <w:uiPriority w:val="99"/>
    <w:semiHidden/>
    <w:unhideWhenUsed/>
    <w:rPr>
      <w:rFonts w:asciiTheme="majorHAnsi" w:hAnsiTheme="majorHAnsi" w:eastAsiaTheme="majorEastAsia" w:cstheme="majorBidi"/>
      <w:b/>
      <w:bCs/>
    </w:rPr>
  </w:style>
  <w:style w:type="paragraph" w:styleId="1222">
    <w:name w:val="Normal Indent"/>
    <w:basedOn w:val="874"/>
    <w:uiPriority w:val="99"/>
    <w:semiHidden/>
    <w:unhideWhenUsed/>
    <w:pPr>
      <w:ind w:left="708"/>
    </w:pPr>
  </w:style>
  <w:style w:type="paragraph" w:styleId="1223">
    <w:name w:val="index 9"/>
    <w:basedOn w:val="874"/>
    <w:next w:val="874"/>
    <w:uiPriority w:val="99"/>
    <w:semiHidden/>
    <w:unhideWhenUsed/>
    <w:pPr>
      <w:ind w:left="1980" w:hanging="220"/>
      <w:spacing w:before="0" w:after="0" w:line="240" w:lineRule="auto"/>
    </w:pPr>
  </w:style>
  <w:style w:type="paragraph" w:styleId="1224">
    <w:name w:val="index 8"/>
    <w:basedOn w:val="874"/>
    <w:next w:val="874"/>
    <w:uiPriority w:val="99"/>
    <w:semiHidden/>
    <w:unhideWhenUsed/>
    <w:pPr>
      <w:ind w:left="1760" w:hanging="220"/>
      <w:spacing w:before="0" w:after="0" w:line="240" w:lineRule="auto"/>
    </w:pPr>
  </w:style>
  <w:style w:type="paragraph" w:styleId="1225">
    <w:name w:val="index 7"/>
    <w:basedOn w:val="874"/>
    <w:next w:val="874"/>
    <w:uiPriority w:val="99"/>
    <w:semiHidden/>
    <w:unhideWhenUsed/>
    <w:pPr>
      <w:ind w:left="1540" w:hanging="220"/>
      <w:spacing w:before="0" w:after="0" w:line="240" w:lineRule="auto"/>
    </w:pPr>
  </w:style>
  <w:style w:type="paragraph" w:styleId="1226">
    <w:name w:val="index 6"/>
    <w:basedOn w:val="874"/>
    <w:next w:val="874"/>
    <w:uiPriority w:val="99"/>
    <w:semiHidden/>
    <w:unhideWhenUsed/>
    <w:pPr>
      <w:ind w:left="1320" w:hanging="220"/>
      <w:spacing w:before="0" w:after="0" w:line="240" w:lineRule="auto"/>
    </w:pPr>
  </w:style>
  <w:style w:type="paragraph" w:styleId="1227">
    <w:name w:val="index 5"/>
    <w:basedOn w:val="874"/>
    <w:next w:val="874"/>
    <w:uiPriority w:val="99"/>
    <w:semiHidden/>
    <w:unhideWhenUsed/>
    <w:pPr>
      <w:ind w:left="1100" w:hanging="220"/>
      <w:spacing w:before="0" w:after="0" w:line="240" w:lineRule="auto"/>
    </w:pPr>
  </w:style>
  <w:style w:type="paragraph" w:styleId="1228">
    <w:name w:val="index 4"/>
    <w:basedOn w:val="874"/>
    <w:next w:val="874"/>
    <w:uiPriority w:val="99"/>
    <w:semiHidden/>
    <w:unhideWhenUsed/>
    <w:pPr>
      <w:ind w:left="880" w:hanging="220"/>
      <w:spacing w:before="0" w:after="0" w:line="240" w:lineRule="auto"/>
    </w:pPr>
  </w:style>
  <w:style w:type="paragraph" w:styleId="1229">
    <w:name w:val="index 3"/>
    <w:basedOn w:val="874"/>
    <w:next w:val="874"/>
    <w:uiPriority w:val="99"/>
    <w:semiHidden/>
    <w:unhideWhenUsed/>
    <w:pPr>
      <w:ind w:left="660" w:hanging="220"/>
      <w:spacing w:before="0" w:after="0" w:line="240" w:lineRule="auto"/>
    </w:pPr>
  </w:style>
  <w:style w:type="paragraph" w:styleId="1230">
    <w:name w:val="index 2"/>
    <w:basedOn w:val="874"/>
    <w:next w:val="874"/>
    <w:uiPriority w:val="99"/>
    <w:semiHidden/>
    <w:unhideWhenUsed/>
    <w:pPr>
      <w:ind w:left="440" w:hanging="220"/>
      <w:spacing w:before="0" w:after="0" w:line="240" w:lineRule="auto"/>
    </w:pPr>
  </w:style>
  <w:style w:type="paragraph" w:styleId="1231">
    <w:name w:val="Revision"/>
    <w:hidden/>
    <w:uiPriority w:val="99"/>
    <w:semiHidden/>
    <w:pPr>
      <w:spacing w:after="0" w:line="240" w:lineRule="auto"/>
    </w:pPr>
    <w:rPr>
      <w:rFonts w:ascii="Arial Narrow" w:hAnsi="Arial Narrow"/>
      <w:color w:val="000000" w:themeColor="text1"/>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customXml" Target="../customXml/item1.xml" /><Relationship Id="rId20" Type="http://schemas.openxmlformats.org/officeDocument/2006/relationships/customXml" Target="../customXml/item2.xml" /><Relationship Id="rId21" Type="http://schemas.openxmlformats.org/officeDocument/2006/relationships/customXml" Target="../customXml/item3.xml" /><Relationship Id="rId22"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8F6DF821424048BCAB75FEA703F7ADB8"/>
        <w:category>
          <w:name w:val="Allgemein"/>
          <w:gallery w:val="placeholder"/>
        </w:category>
        <w:types>
          <w:type w:val="bbPlcHdr"/>
        </w:types>
        <w:behaviors>
          <w:behavior w:val="content"/>
        </w:behaviors>
        <w:guid w:val="{D4E0926A-7458-48CD-87BC-C9C9A0EB68E0}"/>
      </w:docPartPr>
      <w:docPartBody>
        <w:p>
          <w:pPr>
            <w:pStyle w:val="1900"/>
          </w:pPr>
          <w:r>
            <w:rPr>
              <w:rStyle w:val="1899"/>
            </w:rPr>
            <w:t xml:space="preserve">Klicken oder tippen Sie hier, um Text einzugeben.</w:t>
          </w:r>
          <w:r/>
        </w:p>
      </w:docPartBody>
    </w:docPart>
    <w:docPart>
      <w:docPartPr>
        <w:name w:val="DefaultPlaceholder_-1854013440"/>
        <w:category>
          <w:name w:val="Allgemein"/>
          <w:gallery w:val="placeholder"/>
        </w:category>
        <w:types>
          <w:type w:val="bbPlcHdr"/>
        </w:types>
        <w:behaviors>
          <w:behavior w:val="content"/>
        </w:behaviors>
        <w:guid w:val="{DA6B2050-0B71-4134-BF56-8DE8D017D649}"/>
      </w:docPartPr>
      <w:docPartBody>
        <w:p>
          <w:r>
            <w:rPr>
              <w:rStyle w:val="1899"/>
            </w:rPr>
            <w:t xml:space="preserve">Klicken oder tippen Sie hier, um Text einzugeben.</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de-CH" w:eastAsia="de-CH" w:bidi="ar-SA"/>
        <w14:ligatures w14:val="standardContextual"/>
      </w:rPr>
    </w:rPrDefault>
    <w:pPrDefault>
      <w:pPr>
        <w:spacing w:before="0" w:beforeAutospacing="0" w:after="160" w:afterAutospacing="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700">
    <w:name w:val="Heading 1 Char"/>
    <w:basedOn w:val="1728"/>
    <w:link w:val="1719"/>
    <w:uiPriority w:val="9"/>
    <w:rPr>
      <w:rFonts w:ascii="Arial" w:hAnsi="Arial" w:eastAsia="Arial" w:cs="Arial"/>
      <w:sz w:val="40"/>
      <w:szCs w:val="40"/>
    </w:rPr>
  </w:style>
  <w:style w:type="character" w:styleId="1701">
    <w:name w:val="Heading 2 Char"/>
    <w:basedOn w:val="1728"/>
    <w:link w:val="1720"/>
    <w:uiPriority w:val="9"/>
    <w:rPr>
      <w:rFonts w:ascii="Arial" w:hAnsi="Arial" w:eastAsia="Arial" w:cs="Arial"/>
      <w:sz w:val="34"/>
    </w:rPr>
  </w:style>
  <w:style w:type="character" w:styleId="1702">
    <w:name w:val="Heading 3 Char"/>
    <w:basedOn w:val="1728"/>
    <w:link w:val="1721"/>
    <w:uiPriority w:val="9"/>
    <w:rPr>
      <w:rFonts w:ascii="Arial" w:hAnsi="Arial" w:eastAsia="Arial" w:cs="Arial"/>
      <w:sz w:val="30"/>
      <w:szCs w:val="30"/>
    </w:rPr>
  </w:style>
  <w:style w:type="character" w:styleId="1703">
    <w:name w:val="Heading 4 Char"/>
    <w:basedOn w:val="1728"/>
    <w:link w:val="1722"/>
    <w:uiPriority w:val="9"/>
    <w:rPr>
      <w:rFonts w:ascii="Arial" w:hAnsi="Arial" w:eastAsia="Arial" w:cs="Arial"/>
      <w:b/>
      <w:bCs/>
      <w:sz w:val="26"/>
      <w:szCs w:val="26"/>
    </w:rPr>
  </w:style>
  <w:style w:type="character" w:styleId="1704">
    <w:name w:val="Heading 5 Char"/>
    <w:basedOn w:val="1728"/>
    <w:link w:val="1723"/>
    <w:uiPriority w:val="9"/>
    <w:rPr>
      <w:rFonts w:ascii="Arial" w:hAnsi="Arial" w:eastAsia="Arial" w:cs="Arial"/>
      <w:b/>
      <w:bCs/>
      <w:sz w:val="24"/>
      <w:szCs w:val="24"/>
    </w:rPr>
  </w:style>
  <w:style w:type="character" w:styleId="1705">
    <w:name w:val="Heading 6 Char"/>
    <w:basedOn w:val="1728"/>
    <w:link w:val="1724"/>
    <w:uiPriority w:val="9"/>
    <w:rPr>
      <w:rFonts w:ascii="Arial" w:hAnsi="Arial" w:eastAsia="Arial" w:cs="Arial"/>
      <w:b/>
      <w:bCs/>
      <w:sz w:val="22"/>
      <w:szCs w:val="22"/>
    </w:rPr>
  </w:style>
  <w:style w:type="character" w:styleId="1706">
    <w:name w:val="Heading 7 Char"/>
    <w:basedOn w:val="1728"/>
    <w:link w:val="1725"/>
    <w:uiPriority w:val="9"/>
    <w:rPr>
      <w:rFonts w:ascii="Arial" w:hAnsi="Arial" w:eastAsia="Arial" w:cs="Arial"/>
      <w:b/>
      <w:bCs/>
      <w:i/>
      <w:iCs/>
      <w:sz w:val="22"/>
      <w:szCs w:val="22"/>
    </w:rPr>
  </w:style>
  <w:style w:type="character" w:styleId="1707">
    <w:name w:val="Heading 8 Char"/>
    <w:basedOn w:val="1728"/>
    <w:link w:val="1726"/>
    <w:uiPriority w:val="9"/>
    <w:rPr>
      <w:rFonts w:ascii="Arial" w:hAnsi="Arial" w:eastAsia="Arial" w:cs="Arial"/>
      <w:i/>
      <w:iCs/>
      <w:sz w:val="22"/>
      <w:szCs w:val="22"/>
    </w:rPr>
  </w:style>
  <w:style w:type="character" w:styleId="1708">
    <w:name w:val="Heading 9 Char"/>
    <w:basedOn w:val="1728"/>
    <w:link w:val="1727"/>
    <w:uiPriority w:val="9"/>
    <w:rPr>
      <w:rFonts w:ascii="Arial" w:hAnsi="Arial" w:eastAsia="Arial" w:cs="Arial"/>
      <w:i/>
      <w:iCs/>
      <w:sz w:val="21"/>
      <w:szCs w:val="21"/>
    </w:rPr>
  </w:style>
  <w:style w:type="character" w:styleId="1709">
    <w:name w:val="Title Char"/>
    <w:basedOn w:val="1728"/>
    <w:link w:val="1742"/>
    <w:uiPriority w:val="10"/>
    <w:rPr>
      <w:sz w:val="48"/>
      <w:szCs w:val="48"/>
    </w:rPr>
  </w:style>
  <w:style w:type="character" w:styleId="1710">
    <w:name w:val="Subtitle Char"/>
    <w:basedOn w:val="1728"/>
    <w:link w:val="1744"/>
    <w:uiPriority w:val="11"/>
    <w:rPr>
      <w:sz w:val="24"/>
      <w:szCs w:val="24"/>
    </w:rPr>
  </w:style>
  <w:style w:type="character" w:styleId="1711">
    <w:name w:val="Quote Char"/>
    <w:link w:val="1746"/>
    <w:uiPriority w:val="29"/>
    <w:rPr>
      <w:i/>
    </w:rPr>
  </w:style>
  <w:style w:type="character" w:styleId="1712">
    <w:name w:val="Intense Quote Char"/>
    <w:link w:val="1748"/>
    <w:uiPriority w:val="30"/>
    <w:rPr>
      <w:i/>
    </w:rPr>
  </w:style>
  <w:style w:type="character" w:styleId="1713">
    <w:name w:val="Header Char"/>
    <w:basedOn w:val="1728"/>
    <w:link w:val="1750"/>
    <w:uiPriority w:val="99"/>
  </w:style>
  <w:style w:type="character" w:styleId="1714">
    <w:name w:val="Footer Char"/>
    <w:basedOn w:val="1728"/>
    <w:link w:val="1752"/>
    <w:uiPriority w:val="99"/>
  </w:style>
  <w:style w:type="character" w:styleId="1715">
    <w:name w:val="Caption Char"/>
    <w:basedOn w:val="1753"/>
    <w:link w:val="1752"/>
    <w:uiPriority w:val="99"/>
  </w:style>
  <w:style w:type="character" w:styleId="1716">
    <w:name w:val="Footnote Text Char"/>
    <w:link w:val="1882"/>
    <w:uiPriority w:val="99"/>
    <w:rPr>
      <w:sz w:val="18"/>
    </w:rPr>
  </w:style>
  <w:style w:type="character" w:styleId="1717">
    <w:name w:val="Endnote Text Char"/>
    <w:link w:val="1885"/>
    <w:uiPriority w:val="99"/>
    <w:rPr>
      <w:sz w:val="20"/>
    </w:rPr>
  </w:style>
  <w:style w:type="paragraph" w:styleId="1718" w:default="1">
    <w:name w:val="Normal"/>
    <w:qFormat/>
  </w:style>
  <w:style w:type="paragraph" w:styleId="1719">
    <w:name w:val="Heading 1"/>
    <w:basedOn w:val="1718"/>
    <w:next w:val="1718"/>
    <w:link w:val="1731"/>
    <w:uiPriority w:val="9"/>
    <w:qFormat/>
    <w:pPr>
      <w:keepLines/>
      <w:keepNext/>
      <w:spacing w:before="480" w:after="200"/>
      <w:outlineLvl w:val="0"/>
    </w:pPr>
    <w:rPr>
      <w:rFonts w:ascii="Arial" w:hAnsi="Arial" w:eastAsia="Arial" w:cs="Arial"/>
      <w:sz w:val="40"/>
      <w:szCs w:val="40"/>
    </w:rPr>
  </w:style>
  <w:style w:type="paragraph" w:styleId="1720">
    <w:name w:val="Heading 2"/>
    <w:basedOn w:val="1718"/>
    <w:next w:val="1718"/>
    <w:link w:val="1732"/>
    <w:uiPriority w:val="9"/>
    <w:unhideWhenUsed/>
    <w:qFormat/>
    <w:pPr>
      <w:keepLines/>
      <w:keepNext/>
      <w:spacing w:before="360" w:after="200"/>
      <w:outlineLvl w:val="1"/>
    </w:pPr>
    <w:rPr>
      <w:rFonts w:ascii="Arial" w:hAnsi="Arial" w:eastAsia="Arial" w:cs="Arial"/>
      <w:sz w:val="34"/>
    </w:rPr>
  </w:style>
  <w:style w:type="paragraph" w:styleId="1721">
    <w:name w:val="Heading 3"/>
    <w:basedOn w:val="1718"/>
    <w:next w:val="1718"/>
    <w:link w:val="1733"/>
    <w:uiPriority w:val="9"/>
    <w:unhideWhenUsed/>
    <w:qFormat/>
    <w:pPr>
      <w:keepLines/>
      <w:keepNext/>
      <w:spacing w:before="320" w:after="200"/>
      <w:outlineLvl w:val="2"/>
    </w:pPr>
    <w:rPr>
      <w:rFonts w:ascii="Arial" w:hAnsi="Arial" w:eastAsia="Arial" w:cs="Arial"/>
      <w:sz w:val="30"/>
      <w:szCs w:val="30"/>
    </w:rPr>
  </w:style>
  <w:style w:type="paragraph" w:styleId="1722">
    <w:name w:val="Heading 4"/>
    <w:basedOn w:val="1718"/>
    <w:next w:val="1718"/>
    <w:link w:val="1734"/>
    <w:uiPriority w:val="9"/>
    <w:unhideWhenUsed/>
    <w:qFormat/>
    <w:pPr>
      <w:keepLines/>
      <w:keepNext/>
      <w:spacing w:before="320" w:after="200"/>
      <w:outlineLvl w:val="3"/>
    </w:pPr>
    <w:rPr>
      <w:rFonts w:ascii="Arial" w:hAnsi="Arial" w:eastAsia="Arial" w:cs="Arial"/>
      <w:b/>
      <w:bCs/>
      <w:sz w:val="26"/>
      <w:szCs w:val="26"/>
    </w:rPr>
  </w:style>
  <w:style w:type="paragraph" w:styleId="1723">
    <w:name w:val="Heading 5"/>
    <w:basedOn w:val="1718"/>
    <w:next w:val="1718"/>
    <w:link w:val="1735"/>
    <w:uiPriority w:val="9"/>
    <w:unhideWhenUsed/>
    <w:qFormat/>
    <w:pPr>
      <w:keepLines/>
      <w:keepNext/>
      <w:spacing w:before="320" w:after="200"/>
      <w:outlineLvl w:val="4"/>
    </w:pPr>
    <w:rPr>
      <w:rFonts w:ascii="Arial" w:hAnsi="Arial" w:eastAsia="Arial" w:cs="Arial"/>
      <w:b/>
      <w:bCs/>
    </w:rPr>
  </w:style>
  <w:style w:type="paragraph" w:styleId="1724">
    <w:name w:val="Heading 6"/>
    <w:basedOn w:val="1718"/>
    <w:next w:val="1718"/>
    <w:link w:val="1736"/>
    <w:uiPriority w:val="9"/>
    <w:unhideWhenUsed/>
    <w:qFormat/>
    <w:pPr>
      <w:keepLines/>
      <w:keepNext/>
      <w:spacing w:before="320" w:after="200"/>
      <w:outlineLvl w:val="5"/>
    </w:pPr>
    <w:rPr>
      <w:rFonts w:ascii="Arial" w:hAnsi="Arial" w:eastAsia="Arial" w:cs="Arial"/>
      <w:b/>
      <w:bCs/>
      <w:sz w:val="22"/>
      <w:szCs w:val="22"/>
    </w:rPr>
  </w:style>
  <w:style w:type="paragraph" w:styleId="1725">
    <w:name w:val="Heading 7"/>
    <w:basedOn w:val="1718"/>
    <w:next w:val="1718"/>
    <w:link w:val="1737"/>
    <w:uiPriority w:val="9"/>
    <w:unhideWhenUsed/>
    <w:qFormat/>
    <w:pPr>
      <w:keepLines/>
      <w:keepNext/>
      <w:spacing w:before="320" w:after="200"/>
      <w:outlineLvl w:val="6"/>
    </w:pPr>
    <w:rPr>
      <w:rFonts w:ascii="Arial" w:hAnsi="Arial" w:eastAsia="Arial" w:cs="Arial"/>
      <w:b/>
      <w:bCs/>
      <w:i/>
      <w:iCs/>
      <w:sz w:val="22"/>
      <w:szCs w:val="22"/>
    </w:rPr>
  </w:style>
  <w:style w:type="paragraph" w:styleId="1726">
    <w:name w:val="Heading 8"/>
    <w:basedOn w:val="1718"/>
    <w:next w:val="1718"/>
    <w:link w:val="1738"/>
    <w:uiPriority w:val="9"/>
    <w:unhideWhenUsed/>
    <w:qFormat/>
    <w:pPr>
      <w:keepLines/>
      <w:keepNext/>
      <w:spacing w:before="320" w:after="200"/>
      <w:outlineLvl w:val="7"/>
    </w:pPr>
    <w:rPr>
      <w:rFonts w:ascii="Arial" w:hAnsi="Arial" w:eastAsia="Arial" w:cs="Arial"/>
      <w:i/>
      <w:iCs/>
      <w:sz w:val="22"/>
      <w:szCs w:val="22"/>
    </w:rPr>
  </w:style>
  <w:style w:type="paragraph" w:styleId="1727">
    <w:name w:val="Heading 9"/>
    <w:basedOn w:val="1718"/>
    <w:next w:val="1718"/>
    <w:link w:val="1739"/>
    <w:uiPriority w:val="9"/>
    <w:unhideWhenUsed/>
    <w:qFormat/>
    <w:pPr>
      <w:keepLines/>
      <w:keepNext/>
      <w:spacing w:before="320" w:after="200"/>
      <w:outlineLvl w:val="8"/>
    </w:pPr>
    <w:rPr>
      <w:rFonts w:ascii="Arial" w:hAnsi="Arial" w:eastAsia="Arial" w:cs="Arial"/>
      <w:i/>
      <w:iCs/>
      <w:sz w:val="21"/>
      <w:szCs w:val="21"/>
    </w:rPr>
  </w:style>
  <w:style w:type="character" w:styleId="1728" w:default="1">
    <w:name w:val="Default Paragraph Font"/>
    <w:uiPriority w:val="1"/>
    <w:semiHidden/>
    <w:unhideWhenUsed/>
  </w:style>
  <w:style w:type="table" w:styleId="1729" w:default="1">
    <w:name w:val="Normal Table"/>
    <w:uiPriority w:val="99"/>
    <w:semiHidden/>
    <w:unhideWhenUsed/>
    <w:tblPr>
      <w:tblInd w:w="0" w:type="dxa"/>
      <w:tblCellMar>
        <w:left w:w="108" w:type="dxa"/>
        <w:top w:w="0" w:type="dxa"/>
        <w:right w:w="108" w:type="dxa"/>
        <w:bottom w:w="0" w:type="dxa"/>
      </w:tblCellMar>
    </w:tblPr>
  </w:style>
  <w:style w:type="numbering" w:styleId="1730" w:default="1">
    <w:name w:val="No List"/>
    <w:uiPriority w:val="99"/>
    <w:semiHidden/>
    <w:unhideWhenUsed/>
  </w:style>
  <w:style w:type="character" w:styleId="1731" w:customStyle="1">
    <w:name w:val="Überschrift 1 Zchn"/>
    <w:basedOn w:val="1728"/>
    <w:link w:val="1719"/>
    <w:uiPriority w:val="9"/>
    <w:rPr>
      <w:rFonts w:ascii="Arial" w:hAnsi="Arial" w:eastAsia="Arial" w:cs="Arial"/>
      <w:sz w:val="40"/>
      <w:szCs w:val="40"/>
    </w:rPr>
  </w:style>
  <w:style w:type="character" w:styleId="1732" w:customStyle="1">
    <w:name w:val="Überschrift 2 Zchn"/>
    <w:basedOn w:val="1728"/>
    <w:link w:val="1720"/>
    <w:uiPriority w:val="9"/>
    <w:rPr>
      <w:rFonts w:ascii="Arial" w:hAnsi="Arial" w:eastAsia="Arial" w:cs="Arial"/>
      <w:sz w:val="34"/>
    </w:rPr>
  </w:style>
  <w:style w:type="character" w:styleId="1733" w:customStyle="1">
    <w:name w:val="Überschrift 3 Zchn"/>
    <w:basedOn w:val="1728"/>
    <w:link w:val="1721"/>
    <w:uiPriority w:val="9"/>
    <w:rPr>
      <w:rFonts w:ascii="Arial" w:hAnsi="Arial" w:eastAsia="Arial" w:cs="Arial"/>
      <w:sz w:val="30"/>
      <w:szCs w:val="30"/>
    </w:rPr>
  </w:style>
  <w:style w:type="character" w:styleId="1734" w:customStyle="1">
    <w:name w:val="Überschrift 4 Zchn"/>
    <w:basedOn w:val="1728"/>
    <w:link w:val="1722"/>
    <w:uiPriority w:val="9"/>
    <w:rPr>
      <w:rFonts w:ascii="Arial" w:hAnsi="Arial" w:eastAsia="Arial" w:cs="Arial"/>
      <w:b/>
      <w:bCs/>
      <w:sz w:val="26"/>
      <w:szCs w:val="26"/>
    </w:rPr>
  </w:style>
  <w:style w:type="character" w:styleId="1735" w:customStyle="1">
    <w:name w:val="Überschrift 5 Zchn"/>
    <w:basedOn w:val="1728"/>
    <w:link w:val="1723"/>
    <w:uiPriority w:val="9"/>
    <w:rPr>
      <w:rFonts w:ascii="Arial" w:hAnsi="Arial" w:eastAsia="Arial" w:cs="Arial"/>
      <w:b/>
      <w:bCs/>
      <w:sz w:val="24"/>
      <w:szCs w:val="24"/>
    </w:rPr>
  </w:style>
  <w:style w:type="character" w:styleId="1736" w:customStyle="1">
    <w:name w:val="Überschrift 6 Zchn"/>
    <w:basedOn w:val="1728"/>
    <w:link w:val="1724"/>
    <w:uiPriority w:val="9"/>
    <w:rPr>
      <w:rFonts w:ascii="Arial" w:hAnsi="Arial" w:eastAsia="Arial" w:cs="Arial"/>
      <w:b/>
      <w:bCs/>
      <w:sz w:val="22"/>
      <w:szCs w:val="22"/>
    </w:rPr>
  </w:style>
  <w:style w:type="character" w:styleId="1737" w:customStyle="1">
    <w:name w:val="Überschrift 7 Zchn"/>
    <w:basedOn w:val="1728"/>
    <w:link w:val="1725"/>
    <w:uiPriority w:val="9"/>
    <w:rPr>
      <w:rFonts w:ascii="Arial" w:hAnsi="Arial" w:eastAsia="Arial" w:cs="Arial"/>
      <w:b/>
      <w:bCs/>
      <w:i/>
      <w:iCs/>
      <w:sz w:val="22"/>
      <w:szCs w:val="22"/>
    </w:rPr>
  </w:style>
  <w:style w:type="character" w:styleId="1738" w:customStyle="1">
    <w:name w:val="Überschrift 8 Zchn"/>
    <w:basedOn w:val="1728"/>
    <w:link w:val="1726"/>
    <w:uiPriority w:val="9"/>
    <w:rPr>
      <w:rFonts w:ascii="Arial" w:hAnsi="Arial" w:eastAsia="Arial" w:cs="Arial"/>
      <w:i/>
      <w:iCs/>
      <w:sz w:val="22"/>
      <w:szCs w:val="22"/>
    </w:rPr>
  </w:style>
  <w:style w:type="character" w:styleId="1739" w:customStyle="1">
    <w:name w:val="Überschrift 9 Zchn"/>
    <w:basedOn w:val="1728"/>
    <w:link w:val="1727"/>
    <w:uiPriority w:val="9"/>
    <w:rPr>
      <w:rFonts w:ascii="Arial" w:hAnsi="Arial" w:eastAsia="Arial" w:cs="Arial"/>
      <w:i/>
      <w:iCs/>
      <w:sz w:val="21"/>
      <w:szCs w:val="21"/>
    </w:rPr>
  </w:style>
  <w:style w:type="paragraph" w:styleId="1740">
    <w:name w:val="List Paragraph"/>
    <w:basedOn w:val="1718"/>
    <w:uiPriority w:val="34"/>
    <w:qFormat/>
    <w:pPr>
      <w:contextualSpacing/>
      <w:ind w:left="720"/>
    </w:pPr>
  </w:style>
  <w:style w:type="paragraph" w:styleId="1741">
    <w:name w:val="No Spacing"/>
    <w:uiPriority w:val="1"/>
    <w:qFormat/>
    <w:pPr>
      <w:spacing w:after="0" w:line="240" w:lineRule="auto"/>
    </w:pPr>
  </w:style>
  <w:style w:type="paragraph" w:styleId="1742">
    <w:name w:val="Title"/>
    <w:basedOn w:val="1718"/>
    <w:next w:val="1718"/>
    <w:link w:val="1743"/>
    <w:uiPriority w:val="10"/>
    <w:qFormat/>
    <w:pPr>
      <w:contextualSpacing/>
      <w:spacing w:before="300" w:after="200"/>
    </w:pPr>
    <w:rPr>
      <w:sz w:val="48"/>
      <w:szCs w:val="48"/>
    </w:rPr>
  </w:style>
  <w:style w:type="character" w:styleId="1743" w:customStyle="1">
    <w:name w:val="Titel Zchn"/>
    <w:basedOn w:val="1728"/>
    <w:link w:val="1742"/>
    <w:uiPriority w:val="10"/>
    <w:rPr>
      <w:sz w:val="48"/>
      <w:szCs w:val="48"/>
    </w:rPr>
  </w:style>
  <w:style w:type="paragraph" w:styleId="1744">
    <w:name w:val="Subtitle"/>
    <w:basedOn w:val="1718"/>
    <w:next w:val="1718"/>
    <w:link w:val="1745"/>
    <w:uiPriority w:val="11"/>
    <w:qFormat/>
    <w:pPr>
      <w:spacing w:before="200" w:after="200"/>
    </w:pPr>
  </w:style>
  <w:style w:type="character" w:styleId="1745" w:customStyle="1">
    <w:name w:val="Untertitel Zchn"/>
    <w:basedOn w:val="1728"/>
    <w:link w:val="1744"/>
    <w:uiPriority w:val="11"/>
    <w:rPr>
      <w:sz w:val="24"/>
      <w:szCs w:val="24"/>
    </w:rPr>
  </w:style>
  <w:style w:type="paragraph" w:styleId="1746">
    <w:name w:val="Quote"/>
    <w:basedOn w:val="1718"/>
    <w:next w:val="1718"/>
    <w:link w:val="1747"/>
    <w:uiPriority w:val="29"/>
    <w:qFormat/>
    <w:pPr>
      <w:ind w:left="720" w:right="720"/>
    </w:pPr>
    <w:rPr>
      <w:i/>
    </w:rPr>
  </w:style>
  <w:style w:type="character" w:styleId="1747" w:customStyle="1">
    <w:name w:val="Zitat Zchn"/>
    <w:link w:val="1746"/>
    <w:uiPriority w:val="29"/>
    <w:rPr>
      <w:i/>
    </w:rPr>
  </w:style>
  <w:style w:type="paragraph" w:styleId="1748">
    <w:name w:val="Intense Quote"/>
    <w:basedOn w:val="1718"/>
    <w:next w:val="1718"/>
    <w:link w:val="1749"/>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749" w:customStyle="1">
    <w:name w:val="Intensives Zitat Zchn"/>
    <w:link w:val="1748"/>
    <w:uiPriority w:val="30"/>
    <w:rPr>
      <w:i/>
    </w:rPr>
  </w:style>
  <w:style w:type="paragraph" w:styleId="1750">
    <w:name w:val="Header"/>
    <w:basedOn w:val="1718"/>
    <w:link w:val="1751"/>
    <w:uiPriority w:val="99"/>
    <w:unhideWhenUsed/>
    <w:pPr>
      <w:spacing w:after="0" w:line="240" w:lineRule="auto"/>
      <w:tabs>
        <w:tab w:val="center" w:pos="7143" w:leader="none"/>
        <w:tab w:val="right" w:pos="14287" w:leader="none"/>
      </w:tabs>
    </w:pPr>
  </w:style>
  <w:style w:type="character" w:styleId="1751" w:customStyle="1">
    <w:name w:val="Kopfzeile Zchn"/>
    <w:basedOn w:val="1728"/>
    <w:link w:val="1750"/>
    <w:uiPriority w:val="99"/>
  </w:style>
  <w:style w:type="paragraph" w:styleId="1752">
    <w:name w:val="Footer"/>
    <w:basedOn w:val="1718"/>
    <w:link w:val="1754"/>
    <w:uiPriority w:val="99"/>
    <w:unhideWhenUsed/>
    <w:pPr>
      <w:spacing w:after="0" w:line="240" w:lineRule="auto"/>
      <w:tabs>
        <w:tab w:val="center" w:pos="7143" w:leader="none"/>
        <w:tab w:val="right" w:pos="14287" w:leader="none"/>
      </w:tabs>
    </w:pPr>
  </w:style>
  <w:style w:type="paragraph" w:styleId="1753">
    <w:name w:val="Caption"/>
    <w:basedOn w:val="1718"/>
    <w:next w:val="1718"/>
    <w:uiPriority w:val="35"/>
    <w:semiHidden/>
    <w:unhideWhenUsed/>
    <w:qFormat/>
    <w:pPr>
      <w:spacing w:line="276" w:lineRule="auto"/>
    </w:pPr>
    <w:rPr>
      <w:b/>
      <w:bCs/>
      <w:color w:val="156082" w:themeColor="accent1"/>
      <w:sz w:val="18"/>
      <w:szCs w:val="18"/>
    </w:rPr>
  </w:style>
  <w:style w:type="character" w:styleId="1754" w:customStyle="1">
    <w:name w:val="Fußzeile Zchn"/>
    <w:link w:val="1752"/>
    <w:uiPriority w:val="99"/>
  </w:style>
  <w:style w:type="table" w:styleId="1755">
    <w:name w:val="Table Grid"/>
    <w:basedOn w:val="1729"/>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756" w:customStyle="1">
    <w:name w:val="Table Grid Light"/>
    <w:basedOn w:val="1729"/>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757">
    <w:name w:val="Plain Table 1"/>
    <w:basedOn w:val="1729"/>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758">
    <w:name w:val="Plain Table 2"/>
    <w:basedOn w:val="172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759">
    <w:name w:val="Plain Table 3"/>
    <w:basedOn w:val="1729"/>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760">
    <w:name w:val="Plain Table 4"/>
    <w:basedOn w:val="1729"/>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761">
    <w:name w:val="Plain Table 5"/>
    <w:basedOn w:val="1729"/>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762">
    <w:name w:val="Grid Table 1 Light"/>
    <w:basedOn w:val="1729"/>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1763" w:customStyle="1">
    <w:name w:val="Grid Table 1 Light - Accent 1"/>
    <w:basedOn w:val="1729"/>
    <w:uiPriority w:val="99"/>
    <w:pPr>
      <w:spacing w:after="0" w:line="240" w:lineRule="auto"/>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blStylePr w:type="band1Horz">
      <w:rPr>
        <w:rFonts w:ascii="Arial" w:hAnsi="Arial"/>
        <w:color w:val="404040"/>
        <w:sz w:val="22"/>
      </w:r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firstCol">
      <w:rPr>
        <w:b/>
        <w:color w:val="404040"/>
      </w:rPr>
    </w:tblStylePr>
    <w:tblStylePr w:type="firstRow">
      <w:rPr>
        <w:b/>
        <w:color w:val="404040"/>
      </w:rPr>
      <w:tcPr>
        <w:tcBorders>
          <w:bottom w:val="single" w:color="4AB2E1" w:themeColor="accent1" w:themeTint="95" w:sz="12" w:space="0"/>
        </w:tcBorders>
      </w:tcPr>
    </w:tblStylePr>
    <w:tblStylePr w:type="lastCol">
      <w:rPr>
        <w:b/>
        <w:color w:val="404040"/>
      </w:rPr>
    </w:tblStylePr>
    <w:tblStylePr w:type="lastRow">
      <w:rPr>
        <w:b/>
        <w:color w:val="404040"/>
      </w:rPr>
    </w:tblStylePr>
  </w:style>
  <w:style w:type="table" w:styleId="1764" w:customStyle="1">
    <w:name w:val="Grid Table 1 Light - Accent 2"/>
    <w:basedOn w:val="1729"/>
    <w:uiPriority w:val="99"/>
    <w:pPr>
      <w:spacing w:after="0" w:line="240" w:lineRule="auto"/>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blStylePr w:type="band1Horz">
      <w:rPr>
        <w:rFonts w:ascii="Arial" w:hAnsi="Arial"/>
        <w:color w:val="404040"/>
        <w:sz w:val="22"/>
      </w:r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firstCol">
      <w:rPr>
        <w:b/>
        <w:color w:val="404040"/>
      </w:rPr>
    </w:tblStylePr>
    <w:tblStylePr w:type="firstRow">
      <w:rPr>
        <w:b/>
        <w:color w:val="404040"/>
      </w:rPr>
      <w:tcPr>
        <w:tcBorders>
          <w:bottom w:val="single" w:color="F2AB87" w:themeColor="accent2" w:themeTint="95" w:sz="12" w:space="0"/>
        </w:tcBorders>
      </w:tcPr>
    </w:tblStylePr>
    <w:tblStylePr w:type="lastCol">
      <w:rPr>
        <w:b/>
        <w:color w:val="404040"/>
      </w:rPr>
    </w:tblStylePr>
    <w:tblStylePr w:type="lastRow">
      <w:rPr>
        <w:b/>
        <w:color w:val="404040"/>
      </w:rPr>
    </w:tblStylePr>
  </w:style>
  <w:style w:type="table" w:styleId="1765" w:customStyle="1">
    <w:name w:val="Grid Table 1 Light - Accent 3"/>
    <w:basedOn w:val="1729"/>
    <w:uiPriority w:val="99"/>
    <w:pPr>
      <w:spacing w:after="0" w:line="240" w:lineRule="auto"/>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band1Horz">
      <w:rPr>
        <w:rFonts w:ascii="Arial" w:hAnsi="Arial"/>
        <w:color w:val="404040"/>
        <w:sz w:val="22"/>
      </w:r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firstCol">
      <w:rPr>
        <w:b/>
        <w:color w:val="404040"/>
      </w:rPr>
    </w:tblStylePr>
    <w:tblStylePr w:type="firstRow">
      <w:rPr>
        <w:b/>
        <w:color w:val="404040"/>
      </w:rPr>
      <w:tcPr>
        <w:tcBorders>
          <w:bottom w:val="single" w:color="4BD55E" w:themeColor="accent3" w:themeTint="95" w:sz="12" w:space="0"/>
        </w:tcBorders>
      </w:tcPr>
    </w:tblStylePr>
    <w:tblStylePr w:type="lastCol">
      <w:rPr>
        <w:b/>
        <w:color w:val="404040"/>
      </w:rPr>
    </w:tblStylePr>
    <w:tblStylePr w:type="lastRow">
      <w:rPr>
        <w:b/>
        <w:color w:val="404040"/>
      </w:rPr>
    </w:tblStylePr>
  </w:style>
  <w:style w:type="table" w:styleId="1766" w:customStyle="1">
    <w:name w:val="Grid Table 1 Light - Accent 4"/>
    <w:basedOn w:val="1729"/>
    <w:uiPriority w:val="99"/>
    <w:pPr>
      <w:spacing w:after="0" w:line="240" w:lineRule="auto"/>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blStylePr w:type="band1Horz">
      <w:rPr>
        <w:rFonts w:ascii="Arial" w:hAnsi="Arial"/>
        <w:color w:val="404040"/>
        <w:sz w:val="22"/>
      </w:r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firstCol">
      <w:rPr>
        <w:b/>
        <w:color w:val="404040"/>
      </w:rPr>
    </w:tblStylePr>
    <w:tblStylePr w:type="firstRow">
      <w:rPr>
        <w:b/>
        <w:color w:val="404040"/>
      </w:rPr>
      <w:tcPr>
        <w:tcBorders>
          <w:bottom w:val="single" w:color="64CCF4" w:themeColor="accent4" w:themeTint="95" w:sz="12" w:space="0"/>
        </w:tcBorders>
      </w:tcPr>
    </w:tblStylePr>
    <w:tblStylePr w:type="lastCol">
      <w:rPr>
        <w:b/>
        <w:color w:val="404040"/>
      </w:rPr>
    </w:tblStylePr>
    <w:tblStylePr w:type="lastRow">
      <w:rPr>
        <w:b/>
        <w:color w:val="404040"/>
      </w:rPr>
    </w:tblStylePr>
  </w:style>
  <w:style w:type="table" w:styleId="1767" w:customStyle="1">
    <w:name w:val="Grid Table 1 Light - Accent 5"/>
    <w:basedOn w:val="1729"/>
    <w:uiPriority w:val="99"/>
    <w:pPr>
      <w:spacing w:after="0" w:line="240" w:lineRule="auto"/>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band1Horz">
      <w:rPr>
        <w:rFonts w:ascii="Arial" w:hAnsi="Arial"/>
        <w:color w:val="404040"/>
        <w:sz w:val="22"/>
      </w:r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firstCol">
      <w:rPr>
        <w:b/>
        <w:color w:val="404040"/>
      </w:rPr>
    </w:tblStylePr>
    <w:tblStylePr w:type="firstRow">
      <w:rPr>
        <w:b/>
        <w:color w:val="404040"/>
      </w:rPr>
      <w:tcPr>
        <w:tcBorders>
          <w:bottom w:val="single" w:color="D971CD" w:themeColor="accent5" w:themeTint="95" w:sz="12" w:space="0"/>
        </w:tcBorders>
      </w:tcPr>
    </w:tblStylePr>
    <w:tblStylePr w:type="lastCol">
      <w:rPr>
        <w:b/>
        <w:color w:val="404040"/>
      </w:rPr>
    </w:tblStylePr>
    <w:tblStylePr w:type="lastRow">
      <w:rPr>
        <w:b/>
        <w:color w:val="404040"/>
      </w:rPr>
    </w:tblStylePr>
  </w:style>
  <w:style w:type="table" w:styleId="1768" w:customStyle="1">
    <w:name w:val="Grid Table 1 Light - Accent 6"/>
    <w:basedOn w:val="1729"/>
    <w:uiPriority w:val="99"/>
    <w:pPr>
      <w:spacing w:after="0" w:line="240" w:lineRule="auto"/>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band1Horz">
      <w:rPr>
        <w:rFonts w:ascii="Arial" w:hAnsi="Arial"/>
        <w:color w:val="404040"/>
        <w:sz w:val="22"/>
      </w:r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firstCol">
      <w:rPr>
        <w:b/>
        <w:color w:val="404040"/>
      </w:rPr>
    </w:tblStylePr>
    <w:tblStylePr w:type="firstRow">
      <w:rPr>
        <w:b/>
        <w:color w:val="404040"/>
      </w:rPr>
      <w:tcPr>
        <w:tcBorders>
          <w:bottom w:val="single" w:color="90D976" w:themeColor="accent6" w:themeTint="95" w:sz="12" w:space="0"/>
        </w:tcBorders>
      </w:tcPr>
    </w:tblStylePr>
    <w:tblStylePr w:type="lastCol">
      <w:rPr>
        <w:b/>
        <w:color w:val="404040"/>
      </w:rPr>
    </w:tblStylePr>
    <w:tblStylePr w:type="lastRow">
      <w:rPr>
        <w:b/>
        <w:color w:val="404040"/>
      </w:rPr>
    </w:tblStylePr>
  </w:style>
  <w:style w:type="table" w:styleId="1769">
    <w:name w:val="Grid Table 2"/>
    <w:basedOn w:val="1729"/>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1770" w:customStyle="1">
    <w:name w:val="Grid Table 2 - Accent 1"/>
    <w:basedOn w:val="1729"/>
    <w:uiPriority w:val="99"/>
    <w:pPr>
      <w:spacing w:after="0" w:line="240" w:lineRule="auto"/>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band1Horz">
      <w:rPr>
        <w:rFonts w:ascii="Arial" w:hAnsi="Arial"/>
        <w:color w:val="404040"/>
        <w:sz w:val="22"/>
      </w:rPr>
      <w:tcPr>
        <w:shd w:val="clear" w:color="bfe4f4" w:themeColor="accent1" w:themeTint="34" w:fill="bfe4f4" w:themeFill="accent1" w:themeFillTint="34"/>
      </w:tcPr>
    </w:tblStylePr>
    <w:tblStylePr w:type="band1Vert">
      <w:rPr>
        <w:rFonts w:ascii="Arial" w:hAnsi="Arial"/>
        <w:color w:val="404040"/>
        <w:sz w:val="22"/>
      </w:rPr>
      <w:tcPr>
        <w:shd w:val="clear" w:color="bfe4f4" w:themeColor="accent1" w:themeTint="34" w:fill="bfe4f4"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style>
  <w:style w:type="table" w:styleId="1771" w:customStyle="1">
    <w:name w:val="Grid Table 2 - Accent 2"/>
    <w:basedOn w:val="1729"/>
    <w:uiPriority w:val="99"/>
    <w:pPr>
      <w:spacing w:after="0" w:line="240" w:lineRule="auto"/>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blStylePr w:type="band1Horz">
      <w:rPr>
        <w:rFonts w:ascii="Arial" w:hAnsi="Arial"/>
        <w:color w:val="404040"/>
        <w:sz w:val="22"/>
      </w:rPr>
      <w:tcPr>
        <w:shd w:val="clear" w:color="fae2d6" w:themeColor="accent2" w:themeTint="32" w:fill="fae2d6" w:themeFill="accent2" w:themeFillTint="32"/>
      </w:tcPr>
    </w:tblStylePr>
    <w:tblStylePr w:type="band1Vert">
      <w:rPr>
        <w:rFonts w:ascii="Arial" w:hAnsi="Arial"/>
        <w:color w:val="404040"/>
        <w:sz w:val="22"/>
      </w:rPr>
      <w:tcPr>
        <w:shd w:val="clear" w:color="fae2d6" w:themeColor="accent2" w:themeTint="32" w:fill="fae2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style>
  <w:style w:type="table" w:styleId="1772" w:customStyle="1">
    <w:name w:val="Grid Table 2 - Accent 3"/>
    <w:basedOn w:val="1729"/>
    <w:uiPriority w:val="99"/>
    <w:pPr>
      <w:spacing w:after="0" w:line="240" w:lineRule="auto"/>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band1Horz">
      <w:rPr>
        <w:rFonts w:ascii="Arial" w:hAnsi="Arial"/>
        <w:color w:val="404040"/>
        <w:sz w:val="22"/>
      </w:rPr>
      <w:tcPr>
        <w:shd w:val="clear" w:color="c0f0c6" w:themeColor="accent3" w:themeTint="34" w:fill="c0f0c6" w:themeFill="accent3" w:themeFillTint="34"/>
      </w:tcPr>
    </w:tblStylePr>
    <w:tblStylePr w:type="band1Vert">
      <w:rPr>
        <w:rFonts w:ascii="Arial" w:hAnsi="Arial"/>
        <w:color w:val="404040"/>
        <w:sz w:val="22"/>
      </w:rPr>
      <w:tcPr>
        <w:shd w:val="clear" w:color="c0f0c6" w:themeColor="accent3" w:themeTint="34" w:fill="c0f0c6"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style>
  <w:style w:type="table" w:styleId="1773" w:customStyle="1">
    <w:name w:val="Grid Table 2 - Accent 4"/>
    <w:basedOn w:val="1729"/>
    <w:uiPriority w:val="99"/>
    <w:pPr>
      <w:spacing w:after="0" w:line="240" w:lineRule="auto"/>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band1Horz">
      <w:rPr>
        <w:rFonts w:ascii="Arial" w:hAnsi="Arial"/>
        <w:color w:val="404040"/>
        <w:sz w:val="22"/>
      </w:rPr>
      <w:tcPr>
        <w:shd w:val="clear" w:color="c9edfb" w:themeColor="accent4" w:themeTint="34" w:fill="c9edfb" w:themeFill="accent4" w:themeFillTint="34"/>
      </w:tcPr>
    </w:tblStylePr>
    <w:tblStylePr w:type="band1Vert">
      <w:rPr>
        <w:rFonts w:ascii="Arial" w:hAnsi="Arial"/>
        <w:color w:val="404040"/>
        <w:sz w:val="22"/>
      </w:rPr>
      <w:tcPr>
        <w:shd w:val="clear" w:color="c9edfb" w:themeColor="accent4" w:themeTint="34" w:fill="c9edf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style>
  <w:style w:type="table" w:styleId="1774" w:customStyle="1">
    <w:name w:val="Grid Table 2 - Accent 5"/>
    <w:basedOn w:val="1729"/>
    <w:uiPriority w:val="99"/>
    <w:pPr>
      <w:spacing w:after="0" w:line="240" w:lineRule="auto"/>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blStylePr w:type="band1Horz">
      <w:rPr>
        <w:rFonts w:ascii="Arial" w:hAnsi="Arial"/>
        <w:color w:val="404040"/>
        <w:sz w:val="22"/>
      </w:rPr>
      <w:tcPr>
        <w:shd w:val="clear" w:color="f1cded" w:themeColor="accent5" w:themeTint="34" w:fill="f1cded" w:themeFill="accent5" w:themeFillTint="34"/>
      </w:tcPr>
    </w:tblStylePr>
    <w:tblStylePr w:type="band1Vert">
      <w:rPr>
        <w:rFonts w:ascii="Arial" w:hAnsi="Arial"/>
        <w:color w:val="404040"/>
        <w:sz w:val="22"/>
      </w:rPr>
      <w:tcPr>
        <w:shd w:val="clear" w:color="f1cded" w:themeColor="accent5" w:themeTint="34" w:fill="f1cded"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02B93" w:themeColor="accent5" w:sz="4" w:space="0"/>
          <w:left w:val="none" w:color="000000" w:sz="4" w:space="0"/>
          <w:bottom w:val="none" w:color="000000" w:sz="4" w:space="0"/>
          <w:right w:val="none" w:color="000000" w:sz="4" w:space="0"/>
        </w:tcBorders>
      </w:tcPr>
    </w:tblStylePr>
  </w:style>
  <w:style w:type="table" w:styleId="1775" w:customStyle="1">
    <w:name w:val="Grid Table 2 - Accent 6"/>
    <w:basedOn w:val="1729"/>
    <w:uiPriority w:val="99"/>
    <w:pPr>
      <w:spacing w:after="0" w:line="240" w:lineRule="auto"/>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blStylePr w:type="band1Horz">
      <w:rPr>
        <w:rFonts w:ascii="Arial" w:hAnsi="Arial"/>
        <w:color w:val="404040"/>
        <w:sz w:val="22"/>
      </w:rPr>
      <w:tcPr>
        <w:shd w:val="clear" w:color="d8f2cf" w:themeColor="accent6" w:themeTint="34" w:fill="d8f2cf" w:themeFill="accent6" w:themeFillTint="34"/>
      </w:tcPr>
    </w:tblStylePr>
    <w:tblStylePr w:type="band1Vert">
      <w:rPr>
        <w:rFonts w:ascii="Arial" w:hAnsi="Arial"/>
        <w:color w:val="404040"/>
        <w:sz w:val="22"/>
      </w:rPr>
      <w:tcPr>
        <w:shd w:val="clear" w:color="d8f2cf" w:themeColor="accent6" w:themeTint="34" w:fill="d8f2cf"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EA72E" w:themeColor="accent6" w:sz="4" w:space="0"/>
          <w:left w:val="none" w:color="000000" w:sz="4" w:space="0"/>
          <w:bottom w:val="none" w:color="000000" w:sz="4" w:space="0"/>
          <w:right w:val="none" w:color="000000" w:sz="4" w:space="0"/>
        </w:tcBorders>
      </w:tcPr>
    </w:tblStylePr>
  </w:style>
  <w:style w:type="table" w:styleId="1776">
    <w:name w:val="Grid Table 3"/>
    <w:basedOn w:val="1729"/>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7" w:customStyle="1">
    <w:name w:val="Grid Table 3 - Accent 1"/>
    <w:basedOn w:val="1729"/>
    <w:uiPriority w:val="99"/>
    <w:pPr>
      <w:spacing w:after="0" w:line="240" w:lineRule="auto"/>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band1Horz">
      <w:rPr>
        <w:rFonts w:ascii="Arial" w:hAnsi="Arial"/>
        <w:color w:val="404040"/>
        <w:sz w:val="22"/>
      </w:rPr>
      <w:tcPr>
        <w:shd w:val="clear" w:color="bfe4f4" w:themeColor="accent1" w:themeTint="34" w:fill="bfe4f4" w:themeFill="accent1" w:themeFillTint="34"/>
      </w:tcPr>
    </w:tblStylePr>
    <w:tblStylePr w:type="band1Vert">
      <w:rPr>
        <w:rFonts w:ascii="Arial" w:hAnsi="Arial"/>
        <w:color w:val="404040"/>
        <w:sz w:val="22"/>
      </w:rPr>
      <w:tcPr>
        <w:shd w:val="clear" w:color="bfe4f4" w:themeColor="accent1" w:themeTint="34" w:fill="bfe4f4"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8" w:customStyle="1">
    <w:name w:val="Grid Table 3 - Accent 2"/>
    <w:basedOn w:val="1729"/>
    <w:uiPriority w:val="99"/>
    <w:pPr>
      <w:spacing w:after="0" w:line="240" w:lineRule="auto"/>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blStylePr w:type="band1Horz">
      <w:rPr>
        <w:rFonts w:ascii="Arial" w:hAnsi="Arial"/>
        <w:color w:val="404040"/>
        <w:sz w:val="22"/>
      </w:rPr>
      <w:tcPr>
        <w:shd w:val="clear" w:color="fae2d6" w:themeColor="accent2" w:themeTint="32" w:fill="fae2d6" w:themeFill="accent2" w:themeFillTint="32"/>
      </w:tcPr>
    </w:tblStylePr>
    <w:tblStylePr w:type="band1Vert">
      <w:rPr>
        <w:rFonts w:ascii="Arial" w:hAnsi="Arial"/>
        <w:color w:val="404040"/>
        <w:sz w:val="22"/>
      </w:rPr>
      <w:tcPr>
        <w:shd w:val="clear" w:color="fae2d6" w:themeColor="accent2" w:themeTint="32" w:fill="fae2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9" w:customStyle="1">
    <w:name w:val="Grid Table 3 - Accent 3"/>
    <w:basedOn w:val="1729"/>
    <w:uiPriority w:val="99"/>
    <w:pPr>
      <w:spacing w:after="0" w:line="240" w:lineRule="auto"/>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band1Horz">
      <w:rPr>
        <w:rFonts w:ascii="Arial" w:hAnsi="Arial"/>
        <w:color w:val="404040"/>
        <w:sz w:val="22"/>
      </w:rPr>
      <w:tcPr>
        <w:shd w:val="clear" w:color="c0f0c6" w:themeColor="accent3" w:themeTint="34" w:fill="c0f0c6" w:themeFill="accent3" w:themeFillTint="34"/>
      </w:tcPr>
    </w:tblStylePr>
    <w:tblStylePr w:type="band1Vert">
      <w:rPr>
        <w:rFonts w:ascii="Arial" w:hAnsi="Arial"/>
        <w:color w:val="404040"/>
        <w:sz w:val="22"/>
      </w:rPr>
      <w:tcPr>
        <w:shd w:val="clear" w:color="c0f0c6" w:themeColor="accent3" w:themeTint="34" w:fill="c0f0c6"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0" w:customStyle="1">
    <w:name w:val="Grid Table 3 - Accent 4"/>
    <w:basedOn w:val="1729"/>
    <w:uiPriority w:val="99"/>
    <w:pPr>
      <w:spacing w:after="0" w:line="240" w:lineRule="auto"/>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band1Horz">
      <w:rPr>
        <w:rFonts w:ascii="Arial" w:hAnsi="Arial"/>
        <w:color w:val="404040"/>
        <w:sz w:val="22"/>
      </w:rPr>
      <w:tcPr>
        <w:shd w:val="clear" w:color="c9edfb" w:themeColor="accent4" w:themeTint="34" w:fill="c9edfb" w:themeFill="accent4" w:themeFillTint="34"/>
      </w:tcPr>
    </w:tblStylePr>
    <w:tblStylePr w:type="band1Vert">
      <w:rPr>
        <w:rFonts w:ascii="Arial" w:hAnsi="Arial"/>
        <w:color w:val="404040"/>
        <w:sz w:val="22"/>
      </w:rPr>
      <w:tcPr>
        <w:shd w:val="clear" w:color="c9edfb" w:themeColor="accent4" w:themeTint="34" w:fill="c9edf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1" w:customStyle="1">
    <w:name w:val="Grid Table 3 - Accent 5"/>
    <w:basedOn w:val="1729"/>
    <w:uiPriority w:val="99"/>
    <w:pPr>
      <w:spacing w:after="0" w:line="240" w:lineRule="auto"/>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blStylePr w:type="band1Horz">
      <w:rPr>
        <w:rFonts w:ascii="Arial" w:hAnsi="Arial"/>
        <w:color w:val="404040"/>
        <w:sz w:val="22"/>
      </w:rPr>
      <w:tcPr>
        <w:shd w:val="clear" w:color="f1cded" w:themeColor="accent5" w:themeTint="34" w:fill="f1cded" w:themeFill="accent5" w:themeFillTint="34"/>
      </w:tcPr>
    </w:tblStylePr>
    <w:tblStylePr w:type="band1Vert">
      <w:rPr>
        <w:rFonts w:ascii="Arial" w:hAnsi="Arial"/>
        <w:color w:val="404040"/>
        <w:sz w:val="22"/>
      </w:rPr>
      <w:tcPr>
        <w:shd w:val="clear" w:color="f1cded" w:themeColor="accent5" w:themeTint="34" w:fill="f1cded"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2" w:customStyle="1">
    <w:name w:val="Grid Table 3 - Accent 6"/>
    <w:basedOn w:val="1729"/>
    <w:uiPriority w:val="99"/>
    <w:pPr>
      <w:spacing w:after="0" w:line="240" w:lineRule="auto"/>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blStylePr w:type="band1Horz">
      <w:rPr>
        <w:rFonts w:ascii="Arial" w:hAnsi="Arial"/>
        <w:color w:val="404040"/>
        <w:sz w:val="22"/>
      </w:rPr>
      <w:tcPr>
        <w:shd w:val="clear" w:color="d8f2cf" w:themeColor="accent6" w:themeTint="34" w:fill="d8f2cf" w:themeFill="accent6" w:themeFillTint="34"/>
      </w:tcPr>
    </w:tblStylePr>
    <w:tblStylePr w:type="band1Vert">
      <w:rPr>
        <w:rFonts w:ascii="Arial" w:hAnsi="Arial"/>
        <w:color w:val="404040"/>
        <w:sz w:val="22"/>
      </w:rPr>
      <w:tcPr>
        <w:shd w:val="clear" w:color="d8f2cf" w:themeColor="accent6" w:themeTint="34" w:fill="d8f2cf"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3">
    <w:name w:val="Grid Table 4"/>
    <w:basedOn w:val="1729"/>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784" w:customStyle="1">
    <w:name w:val="Grid Table 4 - Accent 1"/>
    <w:basedOn w:val="1729"/>
    <w:uiPriority w:val="59"/>
    <w:pPr>
      <w:spacing w:after="0" w:line="240" w:lineRule="auto"/>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blStylePr w:type="band1Horz">
      <w:rPr>
        <w:rFonts w:ascii="Arial" w:hAnsi="Arial"/>
        <w:color w:val="404040"/>
        <w:sz w:val="22"/>
      </w:rPr>
      <w:tcPr>
        <w:shd w:val="clear" w:color="c2e5f5" w:themeColor="accent1" w:themeTint="32" w:fill="c2e5f5" w:themeFill="accent1" w:themeFillTint="32"/>
      </w:tcPr>
    </w:tblStylePr>
    <w:tblStylePr w:type="band1Vert">
      <w:rPr>
        <w:rFonts w:ascii="Arial" w:hAnsi="Arial"/>
        <w:color w:val="404040"/>
        <w:sz w:val="22"/>
      </w:rPr>
      <w:tcPr>
        <w:shd w:val="clear" w:color="c2e5f5" w:themeColor="accent1" w:themeTint="32" w:fill="c2e5f5" w:themeFill="accent1" w:themeFillTint="32"/>
      </w:tcPr>
    </w:tblStylePr>
    <w:tblStylePr w:type="firstCol">
      <w:rPr>
        <w:b/>
        <w:color w:val="404040"/>
      </w:rPr>
    </w:tblStylePr>
    <w:tblStylePr w:type="firstRow">
      <w:rPr>
        <w:rFonts w:ascii="Arial" w:hAnsi="Arial"/>
        <w:b/>
        <w:color w:val="ffffff"/>
        <w:sz w:val="22"/>
      </w:r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tblStylePr>
    <w:tblStylePr w:type="lastRow">
      <w:rPr>
        <w:b/>
        <w:color w:val="404040"/>
      </w:rPr>
      <w:tcPr>
        <w:tcBorders>
          <w:top w:val="single" w:color="19729B" w:themeColor="accent1" w:themeTint="EA" w:sz="4" w:space="0"/>
        </w:tcBorders>
      </w:tcPr>
    </w:tblStylePr>
  </w:style>
  <w:style w:type="table" w:styleId="1785" w:customStyle="1">
    <w:name w:val="Grid Table 4 - Accent 2"/>
    <w:basedOn w:val="1729"/>
    <w:uiPriority w:val="59"/>
    <w:pPr>
      <w:spacing w:after="0" w:line="240" w:lineRule="auto"/>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blStylePr w:type="band1Horz">
      <w:rPr>
        <w:rFonts w:ascii="Arial" w:hAnsi="Arial"/>
        <w:color w:val="404040"/>
        <w:sz w:val="22"/>
      </w:rPr>
      <w:tcPr>
        <w:shd w:val="clear" w:color="fae2d6" w:themeColor="accent2" w:themeTint="32" w:fill="fae2d6" w:themeFill="accent2" w:themeFillTint="32"/>
      </w:tcPr>
    </w:tblStylePr>
    <w:tblStylePr w:type="band1Vert">
      <w:rPr>
        <w:rFonts w:ascii="Arial" w:hAnsi="Arial"/>
        <w:color w:val="404040"/>
        <w:sz w:val="22"/>
      </w:rPr>
      <w:tcPr>
        <w:shd w:val="clear" w:color="fae2d6" w:themeColor="accent2" w:themeTint="32" w:fill="fae2d6" w:themeFill="accent2" w:themeFillTint="32"/>
      </w:tcPr>
    </w:tblStylePr>
    <w:tblStylePr w:type="firstCol">
      <w:rPr>
        <w:b/>
        <w:color w:val="404040"/>
      </w:rPr>
    </w:tblStylePr>
    <w:tblStylePr w:type="firstRow">
      <w:rPr>
        <w:rFonts w:ascii="Arial" w:hAnsi="Arial"/>
        <w:b/>
        <w:color w:val="ffffff"/>
        <w:sz w:val="22"/>
      </w:r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tblStylePr>
    <w:tblStylePr w:type="lastRow">
      <w:rPr>
        <w:b/>
        <w:color w:val="404040"/>
      </w:rPr>
      <w:tcPr>
        <w:tcBorders>
          <w:top w:val="single" w:color="F2AA85" w:themeColor="accent2" w:themeTint="97" w:sz="4" w:space="0"/>
        </w:tcBorders>
      </w:tcPr>
    </w:tblStylePr>
  </w:style>
  <w:style w:type="table" w:styleId="1786" w:customStyle="1">
    <w:name w:val="Grid Table 4 - Accent 3"/>
    <w:basedOn w:val="1729"/>
    <w:uiPriority w:val="59"/>
    <w:pPr>
      <w:spacing w:after="0" w:line="240" w:lineRule="auto"/>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blStylePr w:type="band1Horz">
      <w:rPr>
        <w:rFonts w:ascii="Arial" w:hAnsi="Arial"/>
        <w:color w:val="404040"/>
        <w:sz w:val="22"/>
      </w:rPr>
      <w:tcPr>
        <w:shd w:val="clear" w:color="c0f0c6" w:themeColor="accent3" w:themeTint="34" w:fill="c0f0c6" w:themeFill="accent3" w:themeFillTint="34"/>
      </w:tcPr>
    </w:tblStylePr>
    <w:tblStylePr w:type="band1Vert">
      <w:rPr>
        <w:rFonts w:ascii="Arial" w:hAnsi="Arial"/>
        <w:color w:val="404040"/>
        <w:sz w:val="22"/>
      </w:rPr>
      <w:tcPr>
        <w:shd w:val="clear" w:color="c0f0c6" w:themeColor="accent3" w:themeTint="34" w:fill="c0f0c6" w:themeFill="accent3" w:themeFillTint="34"/>
      </w:tcPr>
    </w:tblStylePr>
    <w:tblStylePr w:type="firstCol">
      <w:rPr>
        <w:b/>
        <w:color w:val="404040"/>
      </w:rPr>
    </w:tblStylePr>
    <w:tblStylePr w:type="firstRow">
      <w:rPr>
        <w:rFonts w:ascii="Arial" w:hAnsi="Arial"/>
        <w:b/>
        <w:color w:val="ffffff"/>
        <w:sz w:val="22"/>
      </w:r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tblStylePr>
    <w:tblStylePr w:type="lastRow">
      <w:rPr>
        <w:b/>
        <w:color w:val="404040"/>
      </w:rPr>
      <w:tcPr>
        <w:tcBorders>
          <w:top w:val="single" w:color="196C24" w:themeColor="accent3" w:themeTint="FE" w:sz="4" w:space="0"/>
        </w:tcBorders>
      </w:tcPr>
    </w:tblStylePr>
  </w:style>
  <w:style w:type="table" w:styleId="1787" w:customStyle="1">
    <w:name w:val="Grid Table 4 - Accent 4"/>
    <w:basedOn w:val="1729"/>
    <w:uiPriority w:val="59"/>
    <w:pPr>
      <w:spacing w:after="0" w:line="240" w:lineRule="auto"/>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blStylePr w:type="band1Horz">
      <w:rPr>
        <w:rFonts w:ascii="Arial" w:hAnsi="Arial"/>
        <w:color w:val="404040"/>
        <w:sz w:val="22"/>
      </w:rPr>
      <w:tcPr>
        <w:shd w:val="clear" w:color="c9edfb" w:themeColor="accent4" w:themeTint="34" w:fill="c9edfb" w:themeFill="accent4" w:themeFillTint="34"/>
      </w:tcPr>
    </w:tblStylePr>
    <w:tblStylePr w:type="band1Vert">
      <w:rPr>
        <w:rFonts w:ascii="Arial" w:hAnsi="Arial"/>
        <w:color w:val="404040"/>
        <w:sz w:val="22"/>
      </w:rPr>
      <w:tcPr>
        <w:shd w:val="clear" w:color="c9edfb" w:themeColor="accent4" w:themeTint="34" w:fill="c9edfb" w:themeFill="accent4" w:themeFillTint="34"/>
      </w:tcPr>
    </w:tblStylePr>
    <w:tblStylePr w:type="firstCol">
      <w:rPr>
        <w:b/>
        <w:color w:val="404040"/>
      </w:rPr>
    </w:tblStylePr>
    <w:tblStylePr w:type="firstRow">
      <w:rPr>
        <w:rFonts w:ascii="Arial" w:hAnsi="Arial"/>
        <w:b/>
        <w:color w:val="ffffff"/>
        <w:sz w:val="22"/>
      </w:r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tblStylePr>
    <w:tblStylePr w:type="lastRow">
      <w:rPr>
        <w:b/>
        <w:color w:val="404040"/>
      </w:rPr>
      <w:tcPr>
        <w:tcBorders>
          <w:top w:val="single" w:color="5FCAF3" w:themeColor="accent4" w:themeTint="9A" w:sz="4" w:space="0"/>
        </w:tcBorders>
      </w:tcPr>
    </w:tblStylePr>
  </w:style>
  <w:style w:type="table" w:styleId="1788" w:customStyle="1">
    <w:name w:val="Grid Table 4 - Accent 5"/>
    <w:basedOn w:val="1729"/>
    <w:uiPriority w:val="59"/>
    <w:pPr>
      <w:spacing w:after="0" w:line="240" w:lineRule="auto"/>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blStylePr w:type="band1Horz">
      <w:rPr>
        <w:rFonts w:ascii="Arial" w:hAnsi="Arial"/>
        <w:color w:val="404040"/>
        <w:sz w:val="22"/>
      </w:rPr>
      <w:tcPr>
        <w:shd w:val="clear" w:color="f1cded" w:themeColor="accent5" w:themeTint="34" w:fill="f1cded" w:themeFill="accent5" w:themeFillTint="34"/>
      </w:tcPr>
    </w:tblStylePr>
    <w:tblStylePr w:type="band1Vert">
      <w:rPr>
        <w:rFonts w:ascii="Arial" w:hAnsi="Arial"/>
        <w:color w:val="404040"/>
        <w:sz w:val="22"/>
      </w:rPr>
      <w:tcPr>
        <w:shd w:val="clear" w:color="f1cded" w:themeColor="accent5" w:themeTint="34" w:fill="f1cded" w:themeFill="accent5" w:themeFillTint="34"/>
      </w:tcPr>
    </w:tblStylePr>
    <w:tblStylePr w:type="firstCol">
      <w:rPr>
        <w:b/>
        <w:color w:val="404040"/>
      </w:rPr>
    </w:tblStylePr>
    <w:tblStylePr w:type="firstRow">
      <w:rPr>
        <w:rFonts w:ascii="Arial" w:hAnsi="Arial"/>
        <w:b/>
        <w:color w:val="ffffff"/>
        <w:sz w:val="22"/>
      </w:r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tblStylePr>
    <w:tblStylePr w:type="lastRow">
      <w:rPr>
        <w:b/>
        <w:color w:val="404040"/>
      </w:rPr>
      <w:tcPr>
        <w:tcBorders>
          <w:top w:val="single" w:color="A02B93" w:themeColor="accent5" w:sz="4" w:space="0"/>
        </w:tcBorders>
      </w:tcPr>
    </w:tblStylePr>
  </w:style>
  <w:style w:type="table" w:styleId="1789" w:customStyle="1">
    <w:name w:val="Grid Table 4 - Accent 6"/>
    <w:basedOn w:val="1729"/>
    <w:uiPriority w:val="59"/>
    <w:pPr>
      <w:spacing w:after="0" w:line="240" w:lineRule="auto"/>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band1Horz">
      <w:rPr>
        <w:rFonts w:ascii="Arial" w:hAnsi="Arial"/>
        <w:color w:val="404040"/>
        <w:sz w:val="22"/>
      </w:rPr>
      <w:tcPr>
        <w:shd w:val="clear" w:color="d8f2cf" w:themeColor="accent6" w:themeTint="34" w:fill="d8f2cf" w:themeFill="accent6" w:themeFillTint="34"/>
      </w:tcPr>
    </w:tblStylePr>
    <w:tblStylePr w:type="band1Vert">
      <w:rPr>
        <w:rFonts w:ascii="Arial" w:hAnsi="Arial"/>
        <w:color w:val="404040"/>
        <w:sz w:val="22"/>
      </w:rPr>
      <w:tcPr>
        <w:shd w:val="clear" w:color="d8f2cf" w:themeColor="accent6" w:themeTint="34" w:fill="d8f2cf" w:themeFill="accent6" w:themeFillTint="34"/>
      </w:tcPr>
    </w:tblStylePr>
    <w:tblStylePr w:type="firstCol">
      <w:rPr>
        <w:b/>
        <w:color w:val="404040"/>
      </w:rPr>
    </w:tblStylePr>
    <w:tblStylePr w:type="firstRow">
      <w:rPr>
        <w:rFonts w:ascii="Arial" w:hAnsi="Arial"/>
        <w:b/>
        <w:color w:val="ffffff"/>
        <w:sz w:val="22"/>
      </w:r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tblStylePr>
    <w:tblStylePr w:type="lastRow">
      <w:rPr>
        <w:b/>
        <w:color w:val="404040"/>
      </w:rPr>
      <w:tcPr>
        <w:tcBorders>
          <w:top w:val="single" w:color="4EA72E" w:themeColor="accent6" w:sz="4" w:space="0"/>
        </w:tcBorders>
      </w:tcPr>
    </w:tblStylePr>
  </w:style>
  <w:style w:type="table" w:styleId="1790">
    <w:name w:val="Grid Table 5 Dark"/>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791" w:customStyle="1">
    <w:name w:val="Grid Table 5 Dark- Accent 1"/>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blStylePr w:type="band1Horz">
      <w:tcPr>
        <w:shd w:val="clear" w:color="70c2e8" w:themeColor="accent1" w:themeTint="75" w:fill="70c2e8" w:themeFill="accent1" w:themeFillTint="75"/>
      </w:tcPr>
    </w:tblStylePr>
    <w:tblStylePr w:type="band1Vert">
      <w:tcPr>
        <w:shd w:val="clear" w:color="70c2e8" w:themeColor="accent1" w:themeTint="75" w:fill="70c2e8" w:themeFill="accent1" w:themeFillTint="75"/>
      </w:tcPr>
    </w:tblStylePr>
    <w:tblStylePr w:type="firstCol">
      <w:rPr>
        <w:rFonts w:ascii="Arial" w:hAnsi="Arial"/>
        <w:b/>
        <w:color w:val="ffffff"/>
        <w:sz w:val="22"/>
      </w:rPr>
      <w:tcPr>
        <w:shd w:val="clear" w:color="156082" w:themeColor="accent1" w:fill="156082" w:themeFill="accent1"/>
      </w:tcPr>
    </w:tblStylePr>
    <w:tblStylePr w:type="firstRow">
      <w:rPr>
        <w:rFonts w:ascii="Arial" w:hAnsi="Arial"/>
        <w:b/>
        <w:color w:val="ffffff"/>
        <w:sz w:val="22"/>
      </w:rPr>
      <w:tcPr>
        <w:shd w:val="clear" w:color="156082" w:themeColor="accent1" w:fill="156082" w:themeFill="accent1"/>
      </w:tcPr>
    </w:tblStylePr>
    <w:tblStylePr w:type="lastCol">
      <w:rPr>
        <w:rFonts w:ascii="Arial" w:hAnsi="Arial"/>
        <w:b/>
        <w:color w:val="ffffff"/>
        <w:sz w:val="22"/>
      </w:rPr>
      <w:tcPr>
        <w:shd w:val="clear" w:color="156082" w:themeColor="accent1" w:fill="156082" w:themeFill="accent1"/>
      </w:tcPr>
    </w:tblStylePr>
    <w:tblStylePr w:type="lastRow">
      <w:rPr>
        <w:rFonts w:ascii="Arial" w:hAnsi="Arial"/>
        <w:b/>
        <w:color w:val="ffffff"/>
        <w:sz w:val="22"/>
      </w:rPr>
      <w:tcPr>
        <w:shd w:val="clear" w:color="156082" w:themeColor="accent1" w:fill="156082" w:themeFill="accent1"/>
        <w:tcBorders>
          <w:top w:val="single" w:color="FFFFFF" w:themeColor="light1" w:sz="4" w:space="0"/>
        </w:tcBorders>
      </w:tcPr>
    </w:tblStylePr>
  </w:style>
  <w:style w:type="table" w:styleId="1792" w:customStyle="1">
    <w:name w:val="Grid Table 5 Dark - Accent 2"/>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blStylePr w:type="band1Horz">
      <w:tcPr>
        <w:shd w:val="clear" w:color="f5bda0" w:themeColor="accent2" w:themeTint="75" w:fill="f5bda0" w:themeFill="accent2" w:themeFillTint="75"/>
      </w:tcPr>
    </w:tblStylePr>
    <w:tblStylePr w:type="band1Vert">
      <w:tcPr>
        <w:shd w:val="clear" w:color="f5bda0" w:themeColor="accent2" w:themeTint="75" w:fill="f5bda0" w:themeFill="accent2" w:themeFillTint="75"/>
      </w:tcPr>
    </w:tblStylePr>
    <w:tblStylePr w:type="firstCol">
      <w:rPr>
        <w:rFonts w:ascii="Arial" w:hAnsi="Arial"/>
        <w:b/>
        <w:color w:val="ffffff"/>
        <w:sz w:val="22"/>
      </w:rPr>
      <w:tcPr>
        <w:shd w:val="clear" w:color="e97132" w:themeColor="accent2" w:fill="e97132" w:themeFill="accent2"/>
      </w:tcPr>
    </w:tblStylePr>
    <w:tblStylePr w:type="firstRow">
      <w:rPr>
        <w:rFonts w:ascii="Arial" w:hAnsi="Arial"/>
        <w:b/>
        <w:color w:val="ffffff"/>
        <w:sz w:val="22"/>
      </w:rPr>
      <w:tcPr>
        <w:shd w:val="clear" w:color="e97132" w:themeColor="accent2" w:fill="e97132" w:themeFill="accent2"/>
      </w:tcPr>
    </w:tblStylePr>
    <w:tblStylePr w:type="lastCol">
      <w:rPr>
        <w:rFonts w:ascii="Arial" w:hAnsi="Arial"/>
        <w:b/>
        <w:color w:val="ffffff"/>
        <w:sz w:val="22"/>
      </w:rPr>
      <w:tcPr>
        <w:shd w:val="clear" w:color="e97132" w:themeColor="accent2" w:fill="e97132" w:themeFill="accent2"/>
      </w:tcPr>
    </w:tblStylePr>
    <w:tblStylePr w:type="lastRow">
      <w:rPr>
        <w:rFonts w:ascii="Arial" w:hAnsi="Arial"/>
        <w:b/>
        <w:color w:val="ffffff"/>
        <w:sz w:val="22"/>
      </w:rPr>
      <w:tcPr>
        <w:shd w:val="clear" w:color="e97132" w:themeColor="accent2" w:fill="e97132" w:themeFill="accent2"/>
        <w:tcBorders>
          <w:top w:val="single" w:color="FFFFFF" w:themeColor="light1" w:sz="4" w:space="0"/>
        </w:tcBorders>
      </w:tcPr>
    </w:tblStylePr>
  </w:style>
  <w:style w:type="table" w:styleId="1793" w:customStyle="1">
    <w:name w:val="Grid Table 5 Dark - Accent 3"/>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blStylePr w:type="band1Horz">
      <w:tcPr>
        <w:shd w:val="clear" w:color="72de80" w:themeColor="accent3" w:themeTint="75" w:fill="72de80" w:themeFill="accent3" w:themeFillTint="75"/>
      </w:tcPr>
    </w:tblStylePr>
    <w:tblStylePr w:type="band1Vert">
      <w:tcPr>
        <w:shd w:val="clear" w:color="72de80" w:themeColor="accent3" w:themeTint="75" w:fill="72de80" w:themeFill="accent3" w:themeFillTint="75"/>
      </w:tcPr>
    </w:tblStylePr>
    <w:tblStylePr w:type="firstCol">
      <w:rPr>
        <w:rFonts w:ascii="Arial" w:hAnsi="Arial"/>
        <w:b/>
        <w:color w:val="ffffff"/>
        <w:sz w:val="22"/>
      </w:rPr>
      <w:tcPr>
        <w:shd w:val="clear" w:color="196b24" w:themeColor="accent3" w:fill="196b24" w:themeFill="accent3"/>
      </w:tcPr>
    </w:tblStylePr>
    <w:tblStylePr w:type="firstRow">
      <w:rPr>
        <w:rFonts w:ascii="Arial" w:hAnsi="Arial"/>
        <w:b/>
        <w:color w:val="ffffff"/>
        <w:sz w:val="22"/>
      </w:rPr>
      <w:tcPr>
        <w:shd w:val="clear" w:color="196b24" w:themeColor="accent3" w:fill="196b24" w:themeFill="accent3"/>
      </w:tcPr>
    </w:tblStylePr>
    <w:tblStylePr w:type="lastCol">
      <w:rPr>
        <w:rFonts w:ascii="Arial" w:hAnsi="Arial"/>
        <w:b/>
        <w:color w:val="ffffff"/>
        <w:sz w:val="22"/>
      </w:rPr>
      <w:tcPr>
        <w:shd w:val="clear" w:color="196b24" w:themeColor="accent3" w:fill="196b24" w:themeFill="accent3"/>
      </w:tcPr>
    </w:tblStylePr>
    <w:tblStylePr w:type="lastRow">
      <w:rPr>
        <w:rFonts w:ascii="Arial" w:hAnsi="Arial"/>
        <w:b/>
        <w:color w:val="ffffff"/>
        <w:sz w:val="22"/>
      </w:rPr>
      <w:tcPr>
        <w:shd w:val="clear" w:color="196b24" w:themeColor="accent3" w:fill="196b24" w:themeFill="accent3"/>
        <w:tcBorders>
          <w:top w:val="single" w:color="FFFFFF" w:themeColor="light1" w:sz="4" w:space="0"/>
        </w:tcBorders>
      </w:tcPr>
    </w:tblStylePr>
  </w:style>
  <w:style w:type="table" w:styleId="1794" w:customStyle="1">
    <w:name w:val="Grid Table 5 Dark- Accent 4"/>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blStylePr w:type="band1Horz">
      <w:tcPr>
        <w:shd w:val="clear" w:color="85d7f6" w:themeColor="accent4" w:themeTint="75" w:fill="85d7f6" w:themeFill="accent4" w:themeFillTint="75"/>
      </w:tcPr>
    </w:tblStylePr>
    <w:tblStylePr w:type="band1Vert">
      <w:tcPr>
        <w:shd w:val="clear" w:color="85d7f6" w:themeColor="accent4" w:themeTint="75" w:fill="85d7f6" w:themeFill="accent4" w:themeFillTint="75"/>
      </w:tcPr>
    </w:tblStylePr>
    <w:tblStylePr w:type="firstCol">
      <w:rPr>
        <w:rFonts w:ascii="Arial" w:hAnsi="Arial"/>
        <w:b/>
        <w:color w:val="ffffff"/>
        <w:sz w:val="22"/>
      </w:rPr>
      <w:tcPr>
        <w:shd w:val="clear" w:color="0f9ed5" w:themeColor="accent4" w:fill="0f9ed5" w:themeFill="accent4"/>
      </w:tcPr>
    </w:tblStylePr>
    <w:tblStylePr w:type="firstRow">
      <w:rPr>
        <w:rFonts w:ascii="Arial" w:hAnsi="Arial"/>
        <w:b/>
        <w:color w:val="ffffff"/>
        <w:sz w:val="22"/>
      </w:rPr>
      <w:tcPr>
        <w:shd w:val="clear" w:color="0f9ed5" w:themeColor="accent4" w:fill="0f9ed5" w:themeFill="accent4"/>
      </w:tcPr>
    </w:tblStylePr>
    <w:tblStylePr w:type="lastCol">
      <w:rPr>
        <w:rFonts w:ascii="Arial" w:hAnsi="Arial"/>
        <w:b/>
        <w:color w:val="ffffff"/>
        <w:sz w:val="22"/>
      </w:rPr>
      <w:tcPr>
        <w:shd w:val="clear" w:color="0f9ed5" w:themeColor="accent4" w:fill="0f9ed5" w:themeFill="accent4"/>
      </w:tcPr>
    </w:tblStylePr>
    <w:tblStylePr w:type="lastRow">
      <w:rPr>
        <w:rFonts w:ascii="Arial" w:hAnsi="Arial"/>
        <w:b/>
        <w:color w:val="ffffff"/>
        <w:sz w:val="22"/>
      </w:rPr>
      <w:tcPr>
        <w:shd w:val="clear" w:color="0f9ed5" w:themeColor="accent4" w:fill="0f9ed5" w:themeFill="accent4"/>
        <w:tcBorders>
          <w:top w:val="single" w:color="FFFFFF" w:themeColor="light1" w:sz="4" w:space="0"/>
        </w:tcBorders>
      </w:tcPr>
    </w:tblStylePr>
  </w:style>
  <w:style w:type="table" w:styleId="1795" w:customStyle="1">
    <w:name w:val="Grid Table 5 Dark - Accent 5"/>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blStylePr w:type="band1Horz">
      <w:tcPr>
        <w:shd w:val="clear" w:color="e18fd7" w:themeColor="accent5" w:themeTint="75" w:fill="e18fd7" w:themeFill="accent5" w:themeFillTint="75"/>
      </w:tcPr>
    </w:tblStylePr>
    <w:tblStylePr w:type="band1Vert">
      <w:tcPr>
        <w:shd w:val="clear" w:color="e18fd7" w:themeColor="accent5" w:themeTint="75" w:fill="e18fd7" w:themeFill="accent5" w:themeFillTint="75"/>
      </w:tcPr>
    </w:tblStylePr>
    <w:tblStylePr w:type="firstCol">
      <w:rPr>
        <w:rFonts w:ascii="Arial" w:hAnsi="Arial"/>
        <w:b/>
        <w:color w:val="ffffff"/>
        <w:sz w:val="22"/>
      </w:rPr>
      <w:tcPr>
        <w:shd w:val="clear" w:color="a02b93" w:themeColor="accent5" w:fill="a02b93" w:themeFill="accent5"/>
      </w:tcPr>
    </w:tblStylePr>
    <w:tblStylePr w:type="firstRow">
      <w:rPr>
        <w:rFonts w:ascii="Arial" w:hAnsi="Arial"/>
        <w:b/>
        <w:color w:val="ffffff"/>
        <w:sz w:val="22"/>
      </w:rPr>
      <w:tcPr>
        <w:shd w:val="clear" w:color="a02b93" w:themeColor="accent5" w:fill="a02b93" w:themeFill="accent5"/>
      </w:tcPr>
    </w:tblStylePr>
    <w:tblStylePr w:type="lastCol">
      <w:rPr>
        <w:rFonts w:ascii="Arial" w:hAnsi="Arial"/>
        <w:b/>
        <w:color w:val="ffffff"/>
        <w:sz w:val="22"/>
      </w:rPr>
      <w:tcPr>
        <w:shd w:val="clear" w:color="a02b93" w:themeColor="accent5" w:fill="a02b93" w:themeFill="accent5"/>
      </w:tcPr>
    </w:tblStylePr>
    <w:tblStylePr w:type="lastRow">
      <w:rPr>
        <w:rFonts w:ascii="Arial" w:hAnsi="Arial"/>
        <w:b/>
        <w:color w:val="ffffff"/>
        <w:sz w:val="22"/>
      </w:rPr>
      <w:tcPr>
        <w:shd w:val="clear" w:color="a02b93" w:themeColor="accent5" w:fill="a02b93" w:themeFill="accent5"/>
        <w:tcBorders>
          <w:top w:val="single" w:color="FFFFFF" w:themeColor="light1" w:sz="4" w:space="0"/>
        </w:tcBorders>
      </w:tcPr>
    </w:tblStylePr>
  </w:style>
  <w:style w:type="table" w:styleId="1796" w:customStyle="1">
    <w:name w:val="Grid Table 5 Dark - Accent 6"/>
    <w:basedOn w:val="1729"/>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blStylePr w:type="band1Horz">
      <w:tcPr>
        <w:shd w:val="clear" w:color="a8e194" w:themeColor="accent6" w:themeTint="75" w:fill="a8e194" w:themeFill="accent6" w:themeFillTint="75"/>
      </w:tcPr>
    </w:tblStylePr>
    <w:tblStylePr w:type="band1Vert">
      <w:tcPr>
        <w:shd w:val="clear" w:color="a8e194" w:themeColor="accent6" w:themeTint="75" w:fill="a8e194" w:themeFill="accent6" w:themeFillTint="75"/>
      </w:tcPr>
    </w:tblStylePr>
    <w:tblStylePr w:type="firstCol">
      <w:rPr>
        <w:rFonts w:ascii="Arial" w:hAnsi="Arial"/>
        <w:b/>
        <w:color w:val="ffffff"/>
        <w:sz w:val="22"/>
      </w:rPr>
      <w:tcPr>
        <w:shd w:val="clear" w:color="4ea72e" w:themeColor="accent6" w:fill="4ea72e" w:themeFill="accent6"/>
      </w:tcPr>
    </w:tblStylePr>
    <w:tblStylePr w:type="firstRow">
      <w:rPr>
        <w:rFonts w:ascii="Arial" w:hAnsi="Arial"/>
        <w:b/>
        <w:color w:val="ffffff"/>
        <w:sz w:val="22"/>
      </w:rPr>
      <w:tcPr>
        <w:shd w:val="clear" w:color="4ea72e" w:themeColor="accent6" w:fill="4ea72e" w:themeFill="accent6"/>
      </w:tcPr>
    </w:tblStylePr>
    <w:tblStylePr w:type="lastCol">
      <w:rPr>
        <w:rFonts w:ascii="Arial" w:hAnsi="Arial"/>
        <w:b/>
        <w:color w:val="ffffff"/>
        <w:sz w:val="22"/>
      </w:rPr>
      <w:tcPr>
        <w:shd w:val="clear" w:color="4ea72e" w:themeColor="accent6" w:fill="4ea72e" w:themeFill="accent6"/>
      </w:tcPr>
    </w:tblStylePr>
    <w:tblStylePr w:type="lastRow">
      <w:rPr>
        <w:rFonts w:ascii="Arial" w:hAnsi="Arial"/>
        <w:b/>
        <w:color w:val="ffffff"/>
        <w:sz w:val="22"/>
      </w:rPr>
      <w:tcPr>
        <w:shd w:val="clear" w:color="4ea72e" w:themeColor="accent6" w:fill="4ea72e" w:themeFill="accent6"/>
        <w:tcBorders>
          <w:top w:val="single" w:color="FFFFFF" w:themeColor="light1" w:sz="4" w:space="0"/>
        </w:tcBorders>
      </w:tcPr>
    </w:tblStylePr>
  </w:style>
  <w:style w:type="table" w:styleId="1797">
    <w:name w:val="Grid Table 6 Colorful"/>
    <w:basedOn w:val="1729"/>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1798" w:customStyle="1">
    <w:name w:val="Grid Table 6 Colorful - Accent 1"/>
    <w:basedOn w:val="1729"/>
    <w:uiPriority w:val="99"/>
    <w:pPr>
      <w:spacing w:after="0" w:line="240" w:lineRule="auto"/>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blStylePr w:type="band1Horz">
      <w:rPr>
        <w:rFonts w:ascii="Arial" w:hAnsi="Arial"/>
        <w:color w:val="63bde6" w:themeColor="accent1" w:themeTint="80" w:themeShade="95"/>
        <w:sz w:val="22"/>
      </w:rPr>
      <w:tcPr>
        <w:shd w:val="clear" w:color="bfe4f4" w:themeColor="accent1" w:themeTint="34" w:fill="bfe4f4" w:themeFill="accent1" w:themeFillTint="34"/>
      </w:tcPr>
    </w:tblStylePr>
    <w:tblStylePr w:type="band1Vert">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tblStylePr w:type="firstCol">
      <w:rPr>
        <w:b/>
        <w:color w:val="63bde6" w:themeColor="accent1" w:themeTint="80" w:themeShade="95"/>
      </w:rPr>
    </w:tblStylePr>
    <w:tblStylePr w:type="firstRow">
      <w:rPr>
        <w:b/>
        <w:color w:val="63bde6" w:themeColor="accent1" w:themeTint="80" w:themeShade="95"/>
      </w:rPr>
      <w:tcPr>
        <w:tcBorders>
          <w:bottom w:val="single" w:color="63BDE6" w:themeColor="accent1" w:themeTint="80" w:sz="12" w:space="0"/>
        </w:tcBorders>
      </w:tcPr>
    </w:tblStylePr>
    <w:tblStylePr w:type="lastCol">
      <w:rPr>
        <w:b/>
        <w:color w:val="63bde6" w:themeColor="accent1" w:themeTint="80" w:themeShade="95"/>
      </w:rPr>
    </w:tblStylePr>
    <w:tblStylePr w:type="lastRow">
      <w:rPr>
        <w:b/>
        <w:color w:val="63bde6" w:themeColor="accent1" w:themeTint="80" w:themeShade="95"/>
      </w:rPr>
    </w:tblStylePr>
  </w:style>
  <w:style w:type="table" w:styleId="1799" w:customStyle="1">
    <w:name w:val="Grid Table 6 Colorful - Accent 2"/>
    <w:basedOn w:val="1729"/>
    <w:uiPriority w:val="99"/>
    <w:pPr>
      <w:spacing w:after="0" w:line="240" w:lineRule="auto"/>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blStylePr w:type="band1Horz">
      <w:rPr>
        <w:rFonts w:ascii="Arial" w:hAnsi="Arial"/>
        <w:color w:val="f2aa85" w:themeColor="accent2" w:themeTint="97" w:themeShade="95"/>
        <w:sz w:val="22"/>
      </w:rPr>
      <w:tcPr>
        <w:shd w:val="clear" w:color="fae2d6" w:themeColor="accent2" w:themeTint="32" w:fill="fae2d6" w:themeFill="accent2" w:themeFillTint="32"/>
      </w:tcPr>
    </w:tblStylePr>
    <w:tblStylePr w:type="band1Vert">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tblStylePr w:type="firstCol">
      <w:rPr>
        <w:b/>
        <w:color w:val="f2aa85" w:themeColor="accent2" w:themeTint="97" w:themeShade="95"/>
      </w:rPr>
    </w:tblStylePr>
    <w:tblStylePr w:type="firstRow">
      <w:rPr>
        <w:b/>
        <w:color w:val="f2aa85" w:themeColor="accent2" w:themeTint="97" w:themeShade="95"/>
      </w:rPr>
      <w:tcPr>
        <w:tcBorders>
          <w:bottom w:val="single" w:color="F2AA85" w:themeColor="accent2" w:themeTint="97" w:sz="12" w:space="0"/>
        </w:tcBorders>
      </w:tcPr>
    </w:tblStylePr>
    <w:tblStylePr w:type="lastCol">
      <w:rPr>
        <w:b/>
        <w:color w:val="f2aa85" w:themeColor="accent2" w:themeTint="97" w:themeShade="95"/>
      </w:rPr>
    </w:tblStylePr>
    <w:tblStylePr w:type="lastRow">
      <w:rPr>
        <w:b/>
        <w:color w:val="f2aa85" w:themeColor="accent2" w:themeTint="97" w:themeShade="95"/>
      </w:rPr>
    </w:tblStylePr>
  </w:style>
  <w:style w:type="table" w:styleId="1800" w:customStyle="1">
    <w:name w:val="Grid Table 6 Colorful - Accent 3"/>
    <w:basedOn w:val="1729"/>
    <w:uiPriority w:val="99"/>
    <w:pPr>
      <w:spacing w:after="0" w:line="240" w:lineRule="auto"/>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band1Horz">
      <w:rPr>
        <w:rFonts w:ascii="Arial" w:hAnsi="Arial"/>
        <w:color w:val="196c24" w:themeColor="accent3" w:themeTint="FE" w:themeShade="95"/>
        <w:sz w:val="22"/>
      </w:rPr>
      <w:tcPr>
        <w:shd w:val="clear" w:color="c0f0c6" w:themeColor="accent3" w:themeTint="34" w:fill="c0f0c6" w:themeFill="accent3" w:themeFillTint="34"/>
      </w:tcPr>
    </w:tblStylePr>
    <w:tblStylePr w:type="band1Vert">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tblStylePr w:type="firstCol">
      <w:rPr>
        <w:b/>
        <w:color w:val="196c24" w:themeColor="accent3" w:themeTint="FE" w:themeShade="95"/>
      </w:rPr>
    </w:tblStylePr>
    <w:tblStylePr w:type="firstRow">
      <w:rPr>
        <w:b/>
        <w:color w:val="196c24" w:themeColor="accent3" w:themeTint="FE" w:themeShade="95"/>
      </w:rPr>
      <w:tcPr>
        <w:tcBorders>
          <w:bottom w:val="single" w:color="196C24" w:themeColor="accent3" w:themeTint="FE" w:sz="12" w:space="0"/>
        </w:tcBorders>
      </w:tcPr>
    </w:tblStylePr>
    <w:tblStylePr w:type="lastCol">
      <w:rPr>
        <w:b/>
        <w:color w:val="196c24" w:themeColor="accent3" w:themeTint="FE" w:themeShade="95"/>
      </w:rPr>
    </w:tblStylePr>
    <w:tblStylePr w:type="lastRow">
      <w:rPr>
        <w:b/>
        <w:color w:val="196c24" w:themeColor="accent3" w:themeTint="FE" w:themeShade="95"/>
      </w:rPr>
    </w:tblStylePr>
  </w:style>
  <w:style w:type="table" w:styleId="1801" w:customStyle="1">
    <w:name w:val="Grid Table 6 Colorful - Accent 4"/>
    <w:basedOn w:val="1729"/>
    <w:uiPriority w:val="99"/>
    <w:pPr>
      <w:spacing w:after="0" w:line="240" w:lineRule="auto"/>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band1Horz">
      <w:rPr>
        <w:rFonts w:ascii="Arial" w:hAnsi="Arial"/>
        <w:color w:val="5fcaf3" w:themeColor="accent4" w:themeTint="9A" w:themeShade="95"/>
        <w:sz w:val="22"/>
      </w:rPr>
      <w:tcPr>
        <w:shd w:val="clear" w:color="c9edfb" w:themeColor="accent4" w:themeTint="34" w:fill="c9edfb" w:themeFill="accent4" w:themeFillTint="34"/>
      </w:tcPr>
    </w:tblStylePr>
    <w:tblStylePr w:type="band1Vert">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tblStylePr w:type="firstCol">
      <w:rPr>
        <w:b/>
        <w:color w:val="5fcaf3" w:themeColor="accent4" w:themeTint="9A" w:themeShade="95"/>
      </w:rPr>
    </w:tblStylePr>
    <w:tblStylePr w:type="firstRow">
      <w:rPr>
        <w:b/>
        <w:color w:val="5fcaf3" w:themeColor="accent4" w:themeTint="9A" w:themeShade="95"/>
      </w:rPr>
      <w:tcPr>
        <w:tcBorders>
          <w:bottom w:val="single" w:color="5FCAF3" w:themeColor="accent4" w:themeTint="9A" w:sz="12" w:space="0"/>
        </w:tcBorders>
      </w:tcPr>
    </w:tblStylePr>
    <w:tblStylePr w:type="lastCol">
      <w:rPr>
        <w:b/>
        <w:color w:val="5fcaf3" w:themeColor="accent4" w:themeTint="9A" w:themeShade="95"/>
      </w:rPr>
    </w:tblStylePr>
    <w:tblStylePr w:type="lastRow">
      <w:rPr>
        <w:b/>
        <w:color w:val="5fcaf3" w:themeColor="accent4" w:themeTint="9A" w:themeShade="95"/>
      </w:rPr>
    </w:tblStylePr>
  </w:style>
  <w:style w:type="table" w:styleId="1802" w:customStyle="1">
    <w:name w:val="Grid Table 6 Colorful - Accent 5"/>
    <w:basedOn w:val="1729"/>
    <w:uiPriority w:val="99"/>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blStylePr w:type="band1Horz">
      <w:rPr>
        <w:rFonts w:ascii="Arial" w:hAnsi="Arial"/>
        <w:color w:val="5d1955" w:themeColor="accent5" w:themeShade="95"/>
        <w:sz w:val="22"/>
      </w:rPr>
      <w:tcPr>
        <w:shd w:val="clear" w:color="f1cded" w:themeColor="accent5" w:themeTint="34" w:fill="f1cded" w:themeFill="accent5" w:themeFillTint="34"/>
      </w:tcPr>
    </w:tblStylePr>
    <w:tblStylePr w:type="band1Vert">
      <w:tcPr>
        <w:shd w:val="clear" w:color="f1cded" w:themeColor="accent5" w:themeTint="34" w:fill="f1cded" w:themeFill="accent5" w:themeFillTint="34"/>
      </w:tcPr>
    </w:tblStylePr>
    <w:tblStylePr w:type="band2Horz">
      <w:rPr>
        <w:rFonts w:ascii="Arial" w:hAnsi="Arial"/>
        <w:color w:val="5d1955" w:themeColor="accent5" w:themeShade="95"/>
        <w:sz w:val="22"/>
      </w:rPr>
    </w:tblStylePr>
    <w:tblStylePr w:type="firstCol">
      <w:rPr>
        <w:b/>
        <w:color w:val="5d1955" w:themeColor="accent5" w:themeShade="95"/>
      </w:rPr>
    </w:tblStylePr>
    <w:tblStylePr w:type="firstRow">
      <w:rPr>
        <w:b/>
        <w:color w:val="5d1955" w:themeColor="accent5" w:themeShade="95"/>
      </w:rPr>
      <w:tcPr>
        <w:tcBorders>
          <w:bottom w:val="single" w:color="A02B93" w:themeColor="accent5" w:sz="12" w:space="0"/>
        </w:tcBorders>
      </w:tcPr>
    </w:tblStylePr>
    <w:tblStylePr w:type="lastCol">
      <w:rPr>
        <w:b/>
        <w:color w:val="5d1955" w:themeColor="accent5" w:themeShade="95"/>
      </w:rPr>
    </w:tblStylePr>
    <w:tblStylePr w:type="lastRow">
      <w:rPr>
        <w:b/>
        <w:color w:val="5d1955" w:themeColor="accent5" w:themeShade="95"/>
      </w:rPr>
    </w:tblStylePr>
  </w:style>
  <w:style w:type="table" w:styleId="1803" w:customStyle="1">
    <w:name w:val="Grid Table 6 Colorful - Accent 6"/>
    <w:basedOn w:val="1729"/>
    <w:uiPriority w:val="99"/>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blStylePr w:type="band1Horz">
      <w:rPr>
        <w:rFonts w:ascii="Arial" w:hAnsi="Arial"/>
        <w:color w:val="5d1955" w:themeColor="accent5" w:themeShade="95"/>
        <w:sz w:val="22"/>
      </w:rPr>
      <w:tcPr>
        <w:shd w:val="clear" w:color="d8f2cf" w:themeColor="accent6" w:themeTint="34" w:fill="d8f2cf" w:themeFill="accent6" w:themeFillTint="34"/>
      </w:tcPr>
    </w:tblStylePr>
    <w:tblStylePr w:type="band1Vert">
      <w:tcPr>
        <w:shd w:val="clear" w:color="d8f2cf" w:themeColor="accent6" w:themeTint="34" w:fill="d8f2cf" w:themeFill="accent6" w:themeFillTint="34"/>
      </w:tcPr>
    </w:tblStylePr>
    <w:tblStylePr w:type="band2Horz">
      <w:rPr>
        <w:rFonts w:ascii="Arial" w:hAnsi="Arial"/>
        <w:color w:val="5d1955" w:themeColor="accent5" w:themeShade="95"/>
        <w:sz w:val="22"/>
      </w:rPr>
    </w:tblStylePr>
    <w:tblStylePr w:type="firstCol">
      <w:rPr>
        <w:b/>
        <w:color w:val="5d1955" w:themeColor="accent5" w:themeShade="95"/>
      </w:rPr>
    </w:tblStylePr>
    <w:tblStylePr w:type="firstRow">
      <w:rPr>
        <w:b/>
        <w:color w:val="5d1955" w:themeColor="accent5" w:themeShade="95"/>
      </w:rPr>
      <w:tcPr>
        <w:tcBorders>
          <w:bottom w:val="single" w:color="4EA72E" w:themeColor="accent6" w:sz="12" w:space="0"/>
        </w:tcBorders>
      </w:tcPr>
    </w:tblStylePr>
    <w:tblStylePr w:type="lastCol">
      <w:rPr>
        <w:b/>
        <w:color w:val="5d1955" w:themeColor="accent5" w:themeShade="95"/>
      </w:rPr>
    </w:tblStylePr>
    <w:tblStylePr w:type="lastRow">
      <w:rPr>
        <w:b/>
        <w:color w:val="5d1955" w:themeColor="accent5" w:themeShade="95"/>
      </w:rPr>
    </w:tblStylePr>
  </w:style>
  <w:style w:type="table" w:styleId="1804">
    <w:name w:val="Grid Table 7 Colorful"/>
    <w:basedOn w:val="1729"/>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805" w:customStyle="1">
    <w:name w:val="Grid Table 7 Colorful - Accent 1"/>
    <w:basedOn w:val="1729"/>
    <w:uiPriority w:val="99"/>
    <w:pPr>
      <w:spacing w:after="0" w:line="240" w:lineRule="auto"/>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blStylePr w:type="band1Horz">
      <w:rPr>
        <w:rFonts w:ascii="Arial" w:hAnsi="Arial"/>
        <w:color w:val="63bde6" w:themeColor="accent1" w:themeTint="80" w:themeShade="95"/>
        <w:sz w:val="22"/>
      </w:rPr>
      <w:tcPr>
        <w:shd w:val="clear" w:color="bfe4f4" w:themeColor="accent1" w:themeTint="34" w:fill="bfe4f4" w:themeFill="accent1" w:themeFillTint="34"/>
      </w:tcPr>
    </w:tblStylePr>
    <w:tblStylePr w:type="band1Vert">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tblStylePr w:type="firstCol">
      <w:rPr>
        <w:rFonts w:ascii="Arial" w:hAnsi="Arial"/>
        <w:i/>
        <w:color w:val="63bde6"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style>
  <w:style w:type="table" w:styleId="1806" w:customStyle="1">
    <w:name w:val="Grid Table 7 Colorful - Accent 2"/>
    <w:basedOn w:val="1729"/>
    <w:uiPriority w:val="99"/>
    <w:pPr>
      <w:spacing w:after="0" w:line="240" w:lineRule="auto"/>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blStylePr w:type="band1Horz">
      <w:rPr>
        <w:rFonts w:ascii="Arial" w:hAnsi="Arial"/>
        <w:color w:val="f2aa85" w:themeColor="accent2" w:themeTint="97" w:themeShade="95"/>
        <w:sz w:val="22"/>
      </w:rPr>
      <w:tcPr>
        <w:shd w:val="clear" w:color="fae2d6" w:themeColor="accent2" w:themeTint="32" w:fill="fae2d6" w:themeFill="accent2" w:themeFillTint="32"/>
      </w:tcPr>
    </w:tblStylePr>
    <w:tblStylePr w:type="band1Vert">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tblStylePr w:type="firstCol">
      <w:rPr>
        <w:rFonts w:ascii="Arial" w:hAnsi="Arial"/>
        <w:i/>
        <w:color w:val="f2aa8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style>
  <w:style w:type="table" w:styleId="1807" w:customStyle="1">
    <w:name w:val="Grid Table 7 Colorful - Accent 3"/>
    <w:basedOn w:val="1729"/>
    <w:uiPriority w:val="99"/>
    <w:pPr>
      <w:spacing w:after="0" w:line="240" w:lineRule="auto"/>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band1Horz">
      <w:rPr>
        <w:rFonts w:ascii="Arial" w:hAnsi="Arial"/>
        <w:color w:val="196c24" w:themeColor="accent3" w:themeTint="FE" w:themeShade="95"/>
        <w:sz w:val="22"/>
      </w:rPr>
      <w:tcPr>
        <w:shd w:val="clear" w:color="c0f0c6" w:themeColor="accent3" w:themeTint="34" w:fill="c0f0c6" w:themeFill="accent3" w:themeFillTint="34"/>
      </w:tcPr>
    </w:tblStylePr>
    <w:tblStylePr w:type="band1Vert">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tblStylePr w:type="firstCol">
      <w:rPr>
        <w:rFonts w:ascii="Arial" w:hAnsi="Arial"/>
        <w:i/>
        <w:color w:val="196c24"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style>
  <w:style w:type="table" w:styleId="1808" w:customStyle="1">
    <w:name w:val="Grid Table 7 Colorful - Accent 4"/>
    <w:basedOn w:val="1729"/>
    <w:uiPriority w:val="99"/>
    <w:pPr>
      <w:spacing w:after="0" w:line="240" w:lineRule="auto"/>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band1Horz">
      <w:rPr>
        <w:rFonts w:ascii="Arial" w:hAnsi="Arial"/>
        <w:color w:val="5fcaf3" w:themeColor="accent4" w:themeTint="9A" w:themeShade="95"/>
        <w:sz w:val="22"/>
      </w:rPr>
      <w:tcPr>
        <w:shd w:val="clear" w:color="c9edfb" w:themeColor="accent4" w:themeTint="34" w:fill="c9edfb" w:themeFill="accent4" w:themeFillTint="34"/>
      </w:tcPr>
    </w:tblStylePr>
    <w:tblStylePr w:type="band1Vert">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tblStylePr w:type="firstCol">
      <w:rPr>
        <w:rFonts w:ascii="Arial" w:hAnsi="Arial"/>
        <w:i/>
        <w:color w:val="5fcaf3"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style>
  <w:style w:type="table" w:styleId="1809" w:customStyle="1">
    <w:name w:val="Grid Table 7 Colorful - Accent 5"/>
    <w:basedOn w:val="1729"/>
    <w:uiPriority w:val="99"/>
    <w:pPr>
      <w:spacing w:after="0" w:line="240" w:lineRule="auto"/>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blStylePr w:type="band1Horz">
      <w:rPr>
        <w:rFonts w:ascii="Arial" w:hAnsi="Arial"/>
        <w:color w:val="5d1955" w:themeColor="accent5" w:themeShade="95"/>
        <w:sz w:val="22"/>
      </w:rPr>
      <w:tcPr>
        <w:shd w:val="clear" w:color="f1cded" w:themeColor="accent5" w:themeTint="34" w:fill="f1cded" w:themeFill="accent5" w:themeFillTint="34"/>
      </w:tcPr>
    </w:tblStylePr>
    <w:tblStylePr w:type="band1Vert">
      <w:tcPr>
        <w:shd w:val="clear" w:color="f1cded" w:themeColor="accent5" w:themeTint="34" w:fill="f1cded" w:themeFill="accent5" w:themeFillTint="34"/>
      </w:tcPr>
    </w:tblStylePr>
    <w:tblStylePr w:type="band2Horz">
      <w:rPr>
        <w:rFonts w:ascii="Arial" w:hAnsi="Arial"/>
        <w:color w:val="5d1955" w:themeColor="accent5" w:themeShade="95"/>
        <w:sz w:val="22"/>
      </w:rPr>
    </w:tblStylePr>
    <w:tblStylePr w:type="firstCol">
      <w:rPr>
        <w:rFonts w:ascii="Arial" w:hAnsi="Arial"/>
        <w:i/>
        <w:color w:val="5d1955" w:themeColor="accent5" w:themeShade="95"/>
        <w:sz w:val="22"/>
      </w:rPr>
      <w:pPr>
        <w:jc w:val="right"/>
      </w:p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style>
  <w:style w:type="table" w:styleId="1810" w:customStyle="1">
    <w:name w:val="Grid Table 7 Colorful - Accent 6"/>
    <w:basedOn w:val="1729"/>
    <w:uiPriority w:val="99"/>
    <w:pPr>
      <w:spacing w:after="0" w:line="240" w:lineRule="auto"/>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band1Horz">
      <w:rPr>
        <w:rFonts w:ascii="Arial" w:hAnsi="Arial"/>
        <w:color w:val="2d611b" w:themeColor="accent6" w:themeShade="95"/>
        <w:sz w:val="22"/>
      </w:rPr>
      <w:tcPr>
        <w:shd w:val="clear" w:color="d8f2cf" w:themeColor="accent6" w:themeTint="34" w:fill="d8f2cf" w:themeFill="accent6" w:themeFillTint="34"/>
      </w:tcPr>
    </w:tblStylePr>
    <w:tblStylePr w:type="band1Vert">
      <w:tcPr>
        <w:shd w:val="clear" w:color="d8f2cf" w:themeColor="accent6" w:themeTint="34" w:fill="d8f2cf" w:themeFill="accent6" w:themeFillTint="34"/>
      </w:tcPr>
    </w:tblStylePr>
    <w:tblStylePr w:type="band2Horz">
      <w:rPr>
        <w:rFonts w:ascii="Arial" w:hAnsi="Arial"/>
        <w:color w:val="2d611b" w:themeColor="accent6" w:themeShade="95"/>
        <w:sz w:val="22"/>
      </w:rPr>
    </w:tblStylePr>
    <w:tblStylePr w:type="firstCol">
      <w:rPr>
        <w:rFonts w:ascii="Arial" w:hAnsi="Arial"/>
        <w:i/>
        <w:color w:val="2d611b" w:themeColor="accent6" w:themeShade="95"/>
        <w:sz w:val="22"/>
      </w:rPr>
      <w:pPr>
        <w:jc w:val="right"/>
      </w:p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style>
  <w:style w:type="table" w:styleId="1811">
    <w:name w:val="List Table 1 Light"/>
    <w:basedOn w:val="1729"/>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812" w:customStyle="1">
    <w:name w:val="List Table 1 Light - Accent 1"/>
    <w:basedOn w:val="1729"/>
    <w:uiPriority w:val="99"/>
    <w:pPr>
      <w:spacing w:after="0" w:line="240" w:lineRule="auto"/>
    </w:pPr>
    <w:tblPr>
      <w:tblStyleRowBandSize w:val="1"/>
      <w:tblStyleColBandSize w:val="1"/>
    </w:tblPr>
    <w:tblStylePr w:type="band1Horz">
      <w:tcPr>
        <w:shd w:val="clear" w:color="b1def2" w:themeColor="accent1" w:themeTint="40" w:fill="b1def2" w:themeFill="accent1" w:themeFillTint="40"/>
      </w:tcPr>
    </w:tblStylePr>
    <w:tblStylePr w:type="band1Vert">
      <w:tcPr>
        <w:shd w:val="clear" w:color="b1def2" w:themeColor="accent1" w:themeTint="40" w:fill="b1def2"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tblStylePr>
    <w:tblStylePr w:type="lastRow">
      <w:rPr>
        <w:b/>
        <w:color w:val="404040"/>
      </w:rPr>
      <w:tcPr>
        <w:tcBorders>
          <w:top w:val="single" w:color="156082" w:themeColor="accent1" w:sz="4" w:space="0"/>
          <w:left w:val="none" w:color="000000" w:sz="4" w:space="0"/>
          <w:bottom w:val="none" w:color="000000" w:sz="4" w:space="0"/>
          <w:right w:val="none" w:color="000000" w:sz="4" w:space="0"/>
        </w:tcBorders>
      </w:tcPr>
    </w:tblStylePr>
  </w:style>
  <w:style w:type="table" w:styleId="1813" w:customStyle="1">
    <w:name w:val="List Table 1 Light - Accent 2"/>
    <w:basedOn w:val="1729"/>
    <w:uiPriority w:val="99"/>
    <w:pPr>
      <w:spacing w:after="0" w:line="240" w:lineRule="auto"/>
    </w:pPr>
    <w:tblPr>
      <w:tblStyleRowBandSize w:val="1"/>
      <w:tblStyleColBandSize w:val="1"/>
    </w:tblPr>
    <w:tblStylePr w:type="band1Horz">
      <w:tcPr>
        <w:shd w:val="clear" w:color="f9dbcb" w:themeColor="accent2" w:themeTint="40" w:fill="f9dbcb" w:themeFill="accent2" w:themeFillTint="40"/>
      </w:tcPr>
    </w:tblStylePr>
    <w:tblStylePr w:type="band1Vert">
      <w:tcPr>
        <w:shd w:val="clear" w:color="f9dbcb" w:themeColor="accent2" w:themeTint="40" w:fill="f9db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tblStylePr>
    <w:tblStylePr w:type="lastRow">
      <w:rPr>
        <w:b/>
        <w:color w:val="404040"/>
      </w:rPr>
      <w:tcPr>
        <w:tcBorders>
          <w:top w:val="single" w:color="E97132" w:themeColor="accent2" w:sz="4" w:space="0"/>
          <w:left w:val="none" w:color="000000" w:sz="4" w:space="0"/>
          <w:bottom w:val="none" w:color="000000" w:sz="4" w:space="0"/>
          <w:right w:val="none" w:color="000000" w:sz="4" w:space="0"/>
        </w:tcBorders>
      </w:tcPr>
    </w:tblStylePr>
  </w:style>
  <w:style w:type="table" w:styleId="1814" w:customStyle="1">
    <w:name w:val="List Table 1 Light - Accent 3"/>
    <w:basedOn w:val="1729"/>
    <w:uiPriority w:val="99"/>
    <w:pPr>
      <w:spacing w:after="0" w:line="240" w:lineRule="auto"/>
    </w:pPr>
    <w:tblPr>
      <w:tblStyleRowBandSize w:val="1"/>
      <w:tblStyleColBandSize w:val="1"/>
    </w:tblPr>
    <w:tblStylePr w:type="band1Horz">
      <w:tcPr>
        <w:shd w:val="clear" w:color="b2edb9" w:themeColor="accent3" w:themeTint="40" w:fill="b2edb9" w:themeFill="accent3" w:themeFillTint="40"/>
      </w:tcPr>
    </w:tblStylePr>
    <w:tblStylePr w:type="band1Vert">
      <w:tcPr>
        <w:shd w:val="clear" w:color="b2edb9" w:themeColor="accent3" w:themeTint="40" w:fill="b2edb9"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tblStylePr>
    <w:tblStylePr w:type="lastRow">
      <w:rPr>
        <w:b/>
        <w:color w:val="404040"/>
      </w:rPr>
      <w:tcPr>
        <w:tcBorders>
          <w:top w:val="single" w:color="196B24" w:themeColor="accent3" w:sz="4" w:space="0"/>
          <w:left w:val="none" w:color="000000" w:sz="4" w:space="0"/>
          <w:bottom w:val="none" w:color="000000" w:sz="4" w:space="0"/>
          <w:right w:val="none" w:color="000000" w:sz="4" w:space="0"/>
        </w:tcBorders>
      </w:tcPr>
    </w:tblStylePr>
  </w:style>
  <w:style w:type="table" w:styleId="1815" w:customStyle="1">
    <w:name w:val="List Table 1 Light - Accent 4"/>
    <w:basedOn w:val="1729"/>
    <w:uiPriority w:val="99"/>
    <w:pPr>
      <w:spacing w:after="0" w:line="240" w:lineRule="auto"/>
    </w:pPr>
    <w:tblPr>
      <w:tblStyleRowBandSize w:val="1"/>
      <w:tblStyleColBandSize w:val="1"/>
    </w:tblPr>
    <w:tblStylePr w:type="band1Horz">
      <w:tcPr>
        <w:shd w:val="clear" w:color="bce9fa" w:themeColor="accent4" w:themeTint="40" w:fill="bce9fa" w:themeFill="accent4" w:themeFillTint="40"/>
      </w:tcPr>
    </w:tblStylePr>
    <w:tblStylePr w:type="band1Vert">
      <w:tcPr>
        <w:shd w:val="clear" w:color="bce9fa" w:themeColor="accent4" w:themeTint="40" w:fill="bce9fa"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tblStylePr>
    <w:tblStylePr w:type="lastRow">
      <w:rPr>
        <w:b/>
        <w:color w:val="404040"/>
      </w:rPr>
      <w:tcPr>
        <w:tcBorders>
          <w:top w:val="single" w:color="0F9ED5" w:themeColor="accent4" w:sz="4" w:space="0"/>
          <w:left w:val="none" w:color="000000" w:sz="4" w:space="0"/>
          <w:bottom w:val="none" w:color="000000" w:sz="4" w:space="0"/>
          <w:right w:val="none" w:color="000000" w:sz="4" w:space="0"/>
        </w:tcBorders>
      </w:tcPr>
    </w:tblStylePr>
  </w:style>
  <w:style w:type="table" w:styleId="1816" w:customStyle="1">
    <w:name w:val="List Table 1 Light - Accent 5"/>
    <w:basedOn w:val="1729"/>
    <w:uiPriority w:val="99"/>
    <w:pPr>
      <w:spacing w:after="0" w:line="240" w:lineRule="auto"/>
    </w:pPr>
    <w:tblPr>
      <w:tblStyleRowBandSize w:val="1"/>
      <w:tblStyleColBandSize w:val="1"/>
    </w:tblPr>
    <w:tblStylePr w:type="band1Horz">
      <w:tcPr>
        <w:shd w:val="clear" w:color="eec2e9" w:themeColor="accent5" w:themeTint="40" w:fill="eec2e9" w:themeFill="accent5" w:themeFillTint="40"/>
      </w:tcPr>
    </w:tblStylePr>
    <w:tblStylePr w:type="band1Vert">
      <w:tcPr>
        <w:shd w:val="clear" w:color="eec2e9" w:themeColor="accent5" w:themeTint="40" w:fill="eec2e9"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tblStylePr>
    <w:tblStylePr w:type="lastRow">
      <w:rPr>
        <w:b/>
        <w:color w:val="404040"/>
      </w:rPr>
      <w:tcPr>
        <w:tcBorders>
          <w:top w:val="single" w:color="A02B93" w:themeColor="accent5" w:sz="4" w:space="0"/>
          <w:left w:val="none" w:color="000000" w:sz="4" w:space="0"/>
          <w:bottom w:val="none" w:color="000000" w:sz="4" w:space="0"/>
          <w:right w:val="none" w:color="000000" w:sz="4" w:space="0"/>
        </w:tcBorders>
      </w:tcPr>
    </w:tblStylePr>
  </w:style>
  <w:style w:type="table" w:styleId="1817" w:customStyle="1">
    <w:name w:val="List Table 1 Light - Accent 6"/>
    <w:basedOn w:val="1729"/>
    <w:uiPriority w:val="99"/>
    <w:pPr>
      <w:spacing w:after="0" w:line="240" w:lineRule="auto"/>
    </w:pPr>
    <w:tblPr>
      <w:tblStyleRowBandSize w:val="1"/>
      <w:tblStyleColBandSize w:val="1"/>
    </w:tblPr>
    <w:tblStylePr w:type="band1Horz">
      <w:tcPr>
        <w:shd w:val="clear" w:color="cfefc4" w:themeColor="accent6" w:themeTint="40" w:fill="cfefc4" w:themeFill="accent6" w:themeFillTint="40"/>
      </w:tcPr>
    </w:tblStylePr>
    <w:tblStylePr w:type="band1Vert">
      <w:tcPr>
        <w:shd w:val="clear" w:color="cfefc4" w:themeColor="accent6" w:themeTint="40" w:fill="cfefc4"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tblStylePr>
    <w:tblStylePr w:type="lastRow">
      <w:rPr>
        <w:b/>
        <w:color w:val="404040"/>
      </w:rPr>
      <w:tcPr>
        <w:tcBorders>
          <w:top w:val="single" w:color="4EA72E" w:themeColor="accent6" w:sz="4" w:space="0"/>
          <w:left w:val="none" w:color="000000" w:sz="4" w:space="0"/>
          <w:bottom w:val="none" w:color="000000" w:sz="4" w:space="0"/>
          <w:right w:val="none" w:color="000000" w:sz="4" w:space="0"/>
        </w:tcBorders>
      </w:tcPr>
    </w:tblStylePr>
  </w:style>
  <w:style w:type="table" w:styleId="1818">
    <w:name w:val="List Table 2"/>
    <w:basedOn w:val="1729"/>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1819" w:customStyle="1">
    <w:name w:val="List Table 2 - Accent 1"/>
    <w:basedOn w:val="1729"/>
    <w:uiPriority w:val="99"/>
    <w:pPr>
      <w:spacing w:after="0" w:line="240" w:lineRule="auto"/>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blStylePr w:type="band1Horz">
      <w:rPr>
        <w:rFonts w:ascii="Arial" w:hAnsi="Arial"/>
        <w:color w:val="404040"/>
        <w:sz w:val="22"/>
      </w:rPr>
      <w:tcPr>
        <w:shd w:val="clear" w:color="b1def2" w:themeColor="accent1" w:themeTint="40" w:fill="b1def2" w:themeFill="accent1" w:themeFillTint="40"/>
      </w:tcPr>
    </w:tblStylePr>
    <w:tblStylePr w:type="band1Vert">
      <w:rPr>
        <w:rFonts w:ascii="Arial" w:hAnsi="Arial"/>
        <w:color w:val="404040"/>
        <w:sz w:val="22"/>
      </w:rPr>
      <w:tcPr>
        <w:shd w:val="clear" w:color="b1def2" w:themeColor="accent1" w:themeTint="40" w:fill="b1def2"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style>
  <w:style w:type="table" w:styleId="1820" w:customStyle="1">
    <w:name w:val="List Table 2 - Accent 2"/>
    <w:basedOn w:val="1729"/>
    <w:uiPriority w:val="99"/>
    <w:pPr>
      <w:spacing w:after="0" w:line="240" w:lineRule="auto"/>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blStylePr w:type="band1Horz">
      <w:rPr>
        <w:rFonts w:ascii="Arial" w:hAnsi="Arial"/>
        <w:color w:val="404040"/>
        <w:sz w:val="22"/>
      </w:rPr>
      <w:tcPr>
        <w:shd w:val="clear" w:color="f9dbcb" w:themeColor="accent2" w:themeTint="40" w:fill="f9dbcb" w:themeFill="accent2" w:themeFillTint="40"/>
      </w:tcPr>
    </w:tblStylePr>
    <w:tblStylePr w:type="band1Vert">
      <w:rPr>
        <w:rFonts w:ascii="Arial" w:hAnsi="Arial"/>
        <w:color w:val="404040"/>
        <w:sz w:val="22"/>
      </w:rPr>
      <w:tcPr>
        <w:shd w:val="clear" w:color="f9dbcb" w:themeColor="accent2" w:themeTint="40" w:fill="f9db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style>
  <w:style w:type="table" w:styleId="1821" w:customStyle="1">
    <w:name w:val="List Table 2 - Accent 3"/>
    <w:basedOn w:val="1729"/>
    <w:uiPriority w:val="99"/>
    <w:pPr>
      <w:spacing w:after="0" w:line="240" w:lineRule="auto"/>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blStylePr w:type="band1Horz">
      <w:rPr>
        <w:rFonts w:ascii="Arial" w:hAnsi="Arial"/>
        <w:color w:val="404040"/>
        <w:sz w:val="22"/>
      </w:rPr>
      <w:tcPr>
        <w:shd w:val="clear" w:color="b2edb9" w:themeColor="accent3" w:themeTint="40" w:fill="b2edb9" w:themeFill="accent3" w:themeFillTint="40"/>
      </w:tcPr>
    </w:tblStylePr>
    <w:tblStylePr w:type="band1Vert">
      <w:rPr>
        <w:rFonts w:ascii="Arial" w:hAnsi="Arial"/>
        <w:color w:val="404040"/>
        <w:sz w:val="22"/>
      </w:rPr>
      <w:tcPr>
        <w:shd w:val="clear" w:color="b2edb9" w:themeColor="accent3" w:themeTint="40" w:fill="b2edb9"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style>
  <w:style w:type="table" w:styleId="1822" w:customStyle="1">
    <w:name w:val="List Table 2 - Accent 4"/>
    <w:basedOn w:val="1729"/>
    <w:uiPriority w:val="99"/>
    <w:pPr>
      <w:spacing w:after="0" w:line="240" w:lineRule="auto"/>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blStylePr w:type="band1Horz">
      <w:rPr>
        <w:rFonts w:ascii="Arial" w:hAnsi="Arial"/>
        <w:color w:val="404040"/>
        <w:sz w:val="22"/>
      </w:rPr>
      <w:tcPr>
        <w:shd w:val="clear" w:color="bce9fa" w:themeColor="accent4" w:themeTint="40" w:fill="bce9fa" w:themeFill="accent4" w:themeFillTint="40"/>
      </w:tcPr>
    </w:tblStylePr>
    <w:tblStylePr w:type="band1Vert">
      <w:rPr>
        <w:rFonts w:ascii="Arial" w:hAnsi="Arial"/>
        <w:color w:val="404040"/>
        <w:sz w:val="22"/>
      </w:rPr>
      <w:tcPr>
        <w:shd w:val="clear" w:color="bce9fa" w:themeColor="accent4" w:themeTint="40" w:fill="bce9fa"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style>
  <w:style w:type="table" w:styleId="1823" w:customStyle="1">
    <w:name w:val="List Table 2 - Accent 5"/>
    <w:basedOn w:val="1729"/>
    <w:uiPriority w:val="99"/>
    <w:pPr>
      <w:spacing w:after="0" w:line="240" w:lineRule="auto"/>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blStylePr w:type="band1Horz">
      <w:rPr>
        <w:rFonts w:ascii="Arial" w:hAnsi="Arial"/>
        <w:color w:val="404040"/>
        <w:sz w:val="22"/>
      </w:rPr>
      <w:tcPr>
        <w:shd w:val="clear" w:color="eec2e9" w:themeColor="accent5" w:themeTint="40" w:fill="eec2e9" w:themeFill="accent5" w:themeFillTint="40"/>
      </w:tcPr>
    </w:tblStylePr>
    <w:tblStylePr w:type="band1Vert">
      <w:rPr>
        <w:rFonts w:ascii="Arial" w:hAnsi="Arial"/>
        <w:color w:val="404040"/>
        <w:sz w:val="22"/>
      </w:rPr>
      <w:tcPr>
        <w:shd w:val="clear" w:color="eec2e9" w:themeColor="accent5" w:themeTint="40" w:fill="eec2e9"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style>
  <w:style w:type="table" w:styleId="1824" w:customStyle="1">
    <w:name w:val="List Table 2 - Accent 6"/>
    <w:basedOn w:val="1729"/>
    <w:uiPriority w:val="99"/>
    <w:pPr>
      <w:spacing w:after="0" w:line="240" w:lineRule="auto"/>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blStylePr w:type="band1Horz">
      <w:rPr>
        <w:rFonts w:ascii="Arial" w:hAnsi="Arial"/>
        <w:color w:val="404040"/>
        <w:sz w:val="22"/>
      </w:rPr>
      <w:tcPr>
        <w:shd w:val="clear" w:color="cfefc4" w:themeColor="accent6" w:themeTint="40" w:fill="cfefc4" w:themeFill="accent6" w:themeFillTint="40"/>
      </w:tcPr>
    </w:tblStylePr>
    <w:tblStylePr w:type="band1Vert">
      <w:rPr>
        <w:rFonts w:ascii="Arial" w:hAnsi="Arial"/>
        <w:color w:val="404040"/>
        <w:sz w:val="22"/>
      </w:rPr>
      <w:tcPr>
        <w:shd w:val="clear" w:color="cfefc4" w:themeColor="accent6" w:themeTint="40" w:fill="cfefc4"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style>
  <w:style w:type="table" w:styleId="1825">
    <w:name w:val="List Table 3"/>
    <w:basedOn w:val="172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826" w:customStyle="1">
    <w:name w:val="List Table 3 - Accent 1"/>
    <w:basedOn w:val="1729"/>
    <w:uiPriority w:val="99"/>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band1Horz">
      <w:rPr>
        <w:rFonts w:ascii="Arial" w:hAnsi="Arial"/>
        <w:color w:val="404040"/>
        <w:sz w:val="22"/>
      </w:rPr>
      <w:tcPr>
        <w:tcBorders>
          <w:top w:val="single" w:color="156082" w:themeColor="accent1" w:sz="4" w:space="0"/>
          <w:bottom w:val="single" w:color="156082" w:themeColor="accent1" w:sz="4" w:space="0"/>
        </w:tcBorders>
      </w:tcPr>
    </w:tblStylePr>
    <w:tblStylePr w:type="band1Vert">
      <w:rPr>
        <w:rFonts w:ascii="Arial" w:hAnsi="Arial"/>
        <w:color w:val="404040"/>
        <w:sz w:val="22"/>
      </w:rPr>
      <w:tcPr>
        <w:tcBorders>
          <w:left w:val="single" w:color="156082" w:themeColor="accent1" w:sz="4" w:space="0"/>
          <w:right w:val="single" w:color="156082" w:themeColor="accent1" w:sz="4" w:space="0"/>
        </w:tcBorders>
      </w:tcPr>
    </w:tblStylePr>
    <w:tblStylePr w:type="firstCol">
      <w:rPr>
        <w:b/>
        <w:color w:val="404040"/>
      </w:rPr>
    </w:tblStylePr>
    <w:tblStylePr w:type="firstRow">
      <w:rPr>
        <w:rFonts w:ascii="Arial" w:hAnsi="Arial"/>
        <w:b/>
        <w:color w:val="ffffff"/>
        <w:sz w:val="22"/>
      </w:rPr>
      <w:tcPr>
        <w:shd w:val="clear" w:color="156082" w:themeColor="accent1" w:fill="156082" w:themeFill="accent1"/>
      </w:tcPr>
    </w:tblStylePr>
    <w:tblStylePr w:type="lastCol">
      <w:rPr>
        <w:b/>
        <w:color w:val="404040"/>
      </w:rPr>
    </w:tblStylePr>
    <w:tblStylePr w:type="lastRow">
      <w:rPr>
        <w:b/>
        <w:color w:val="404040"/>
      </w:rPr>
    </w:tblStylePr>
  </w:style>
  <w:style w:type="table" w:styleId="1827" w:customStyle="1">
    <w:name w:val="List Table 3 - Accent 2"/>
    <w:basedOn w:val="1729"/>
    <w:uiPriority w:val="99"/>
    <w:pPr>
      <w:spacing w:after="0" w:line="240" w:lineRule="auto"/>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blStylePr w:type="band1Horz">
      <w:rPr>
        <w:rFonts w:ascii="Arial" w:hAnsi="Arial"/>
        <w:color w:val="404040"/>
        <w:sz w:val="22"/>
      </w:r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tcPr>
        <w:tcBorders>
          <w:left w:val="single" w:color="F2AA85" w:themeColor="accent2" w:themeTint="97" w:sz="4" w:space="0"/>
          <w:right w:val="single" w:color="F2AA85" w:themeColor="accent2" w:themeTint="97" w:sz="4" w:space="0"/>
        </w:tcBorders>
      </w:tcPr>
    </w:tblStylePr>
    <w:tblStylePr w:type="firstCol">
      <w:rPr>
        <w:b/>
        <w:color w:val="404040"/>
      </w:rPr>
    </w:tblStylePr>
    <w:tblStylePr w:type="firstRow">
      <w:rPr>
        <w:rFonts w:ascii="Arial" w:hAnsi="Arial"/>
        <w:b/>
        <w:color w:val="ffffff"/>
        <w:sz w:val="22"/>
      </w:rPr>
      <w:tcPr>
        <w:shd w:val="clear" w:color="f2aa85" w:themeColor="accent2" w:themeTint="97" w:fill="f2aa85" w:themeFill="accent2" w:themeFillTint="97"/>
      </w:tcPr>
    </w:tblStylePr>
    <w:tblStylePr w:type="lastCol">
      <w:rPr>
        <w:b/>
        <w:color w:val="404040"/>
      </w:rPr>
    </w:tblStylePr>
    <w:tblStylePr w:type="lastRow">
      <w:rPr>
        <w:b/>
        <w:color w:val="404040"/>
      </w:rPr>
    </w:tblStylePr>
  </w:style>
  <w:style w:type="table" w:styleId="1828" w:customStyle="1">
    <w:name w:val="List Table 3 - Accent 3"/>
    <w:basedOn w:val="1729"/>
    <w:uiPriority w:val="99"/>
    <w:pPr>
      <w:spacing w:after="0" w:line="240" w:lineRule="auto"/>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blStylePr w:type="band1Horz">
      <w:rPr>
        <w:rFonts w:ascii="Arial" w:hAnsi="Arial"/>
        <w:color w:val="404040"/>
        <w:sz w:val="22"/>
      </w:r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tcPr>
        <w:tcBorders>
          <w:left w:val="single" w:color="48D45B" w:themeColor="accent3" w:themeTint="98" w:sz="4" w:space="0"/>
          <w:right w:val="single" w:color="48D45B" w:themeColor="accent3" w:themeTint="98" w:sz="4" w:space="0"/>
        </w:tcBorders>
      </w:tcPr>
    </w:tblStylePr>
    <w:tblStylePr w:type="firstCol">
      <w:rPr>
        <w:b/>
        <w:color w:val="404040"/>
      </w:rPr>
    </w:tblStylePr>
    <w:tblStylePr w:type="firstRow">
      <w:rPr>
        <w:rFonts w:ascii="Arial" w:hAnsi="Arial"/>
        <w:b/>
        <w:color w:val="ffffff"/>
        <w:sz w:val="22"/>
      </w:rPr>
      <w:tcPr>
        <w:shd w:val="clear" w:color="48d45b" w:themeColor="accent3" w:themeTint="98" w:fill="48d45b" w:themeFill="accent3" w:themeFillTint="98"/>
      </w:tcPr>
    </w:tblStylePr>
    <w:tblStylePr w:type="lastCol">
      <w:rPr>
        <w:b/>
        <w:color w:val="404040"/>
      </w:rPr>
    </w:tblStylePr>
    <w:tblStylePr w:type="lastRow">
      <w:rPr>
        <w:b/>
        <w:color w:val="404040"/>
      </w:rPr>
    </w:tblStylePr>
  </w:style>
  <w:style w:type="table" w:styleId="1829" w:customStyle="1">
    <w:name w:val="List Table 3 - Accent 4"/>
    <w:basedOn w:val="1729"/>
    <w:uiPriority w:val="99"/>
    <w:pPr>
      <w:spacing w:after="0" w:line="240" w:lineRule="auto"/>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blStylePr w:type="band1Horz">
      <w:rPr>
        <w:rFonts w:ascii="Arial" w:hAnsi="Arial"/>
        <w:color w:val="404040"/>
        <w:sz w:val="22"/>
      </w:r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tcPr>
        <w:tcBorders>
          <w:left w:val="single" w:color="5FCAF3" w:themeColor="accent4" w:themeTint="9A" w:sz="4" w:space="0"/>
          <w:right w:val="single" w:color="5FCAF3" w:themeColor="accent4" w:themeTint="9A" w:sz="4" w:space="0"/>
        </w:tcBorders>
      </w:tcPr>
    </w:tblStylePr>
    <w:tblStylePr w:type="firstCol">
      <w:rPr>
        <w:b/>
        <w:color w:val="404040"/>
      </w:rPr>
    </w:tblStylePr>
    <w:tblStylePr w:type="firstRow">
      <w:rPr>
        <w:rFonts w:ascii="Arial" w:hAnsi="Arial"/>
        <w:b/>
        <w:color w:val="ffffff"/>
        <w:sz w:val="22"/>
      </w:rPr>
      <w:tcPr>
        <w:shd w:val="clear" w:color="5fcaf3" w:themeColor="accent4" w:themeTint="9A" w:fill="5fcaf3" w:themeFill="accent4" w:themeFillTint="9A"/>
      </w:tcPr>
    </w:tblStylePr>
    <w:tblStylePr w:type="lastCol">
      <w:rPr>
        <w:b/>
        <w:color w:val="404040"/>
      </w:rPr>
    </w:tblStylePr>
    <w:tblStylePr w:type="lastRow">
      <w:rPr>
        <w:b/>
        <w:color w:val="404040"/>
      </w:rPr>
    </w:tblStylePr>
  </w:style>
  <w:style w:type="table" w:styleId="1830" w:customStyle="1">
    <w:name w:val="List Table 3 - Accent 5"/>
    <w:basedOn w:val="1729"/>
    <w:uiPriority w:val="99"/>
    <w:pPr>
      <w:spacing w:after="0" w:line="240" w:lineRule="auto"/>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blStylePr w:type="band1Horz">
      <w:rPr>
        <w:rFonts w:ascii="Arial" w:hAnsi="Arial"/>
        <w:color w:val="404040"/>
        <w:sz w:val="22"/>
      </w:r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tcPr>
        <w:tcBorders>
          <w:left w:val="single" w:color="D76CCB" w:themeColor="accent5" w:themeTint="9A" w:sz="4" w:space="0"/>
          <w:right w:val="single" w:color="D76CCB" w:themeColor="accent5" w:themeTint="9A" w:sz="4" w:space="0"/>
        </w:tcBorders>
      </w:tcPr>
    </w:tblStylePr>
    <w:tblStylePr w:type="firstCol">
      <w:rPr>
        <w:b/>
        <w:color w:val="404040"/>
      </w:rPr>
    </w:tblStylePr>
    <w:tblStylePr w:type="firstRow">
      <w:rPr>
        <w:rFonts w:ascii="Arial" w:hAnsi="Arial"/>
        <w:b/>
        <w:color w:val="ffffff"/>
        <w:sz w:val="22"/>
      </w:rPr>
      <w:tcPr>
        <w:shd w:val="clear" w:color="d76ccb" w:themeColor="accent5" w:themeTint="9A" w:fill="d76ccb" w:themeFill="accent5" w:themeFillTint="9A"/>
      </w:tcPr>
    </w:tblStylePr>
    <w:tblStylePr w:type="lastCol">
      <w:rPr>
        <w:b/>
        <w:color w:val="404040"/>
      </w:rPr>
    </w:tblStylePr>
    <w:tblStylePr w:type="lastRow">
      <w:rPr>
        <w:b/>
        <w:color w:val="404040"/>
      </w:rPr>
    </w:tblStylePr>
  </w:style>
  <w:style w:type="table" w:styleId="1831" w:customStyle="1">
    <w:name w:val="List Table 3 - Accent 6"/>
    <w:basedOn w:val="1729"/>
    <w:uiPriority w:val="99"/>
    <w:pPr>
      <w:spacing w:after="0" w:line="240" w:lineRule="auto"/>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blStylePr w:type="band1Horz">
      <w:rPr>
        <w:rFonts w:ascii="Arial" w:hAnsi="Arial"/>
        <w:color w:val="404040"/>
        <w:sz w:val="22"/>
      </w:r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tcPr>
        <w:tcBorders>
          <w:left w:val="single" w:color="8ED873" w:themeColor="accent6" w:themeTint="98" w:sz="4" w:space="0"/>
          <w:right w:val="single" w:color="8ED873" w:themeColor="accent6" w:themeTint="98" w:sz="4" w:space="0"/>
        </w:tcBorders>
      </w:tcPr>
    </w:tblStylePr>
    <w:tblStylePr w:type="firstCol">
      <w:rPr>
        <w:b/>
        <w:color w:val="404040"/>
      </w:rPr>
    </w:tblStylePr>
    <w:tblStylePr w:type="firstRow">
      <w:rPr>
        <w:rFonts w:ascii="Arial" w:hAnsi="Arial"/>
        <w:b/>
        <w:color w:val="ffffff"/>
        <w:sz w:val="22"/>
      </w:rPr>
      <w:tcPr>
        <w:shd w:val="clear" w:color="8ed873" w:themeColor="accent6" w:themeTint="98" w:fill="8ed873" w:themeFill="accent6" w:themeFillTint="98"/>
      </w:tcPr>
    </w:tblStylePr>
    <w:tblStylePr w:type="lastCol">
      <w:rPr>
        <w:b/>
        <w:color w:val="404040"/>
      </w:rPr>
    </w:tblStylePr>
    <w:tblStylePr w:type="lastRow">
      <w:rPr>
        <w:b/>
        <w:color w:val="404040"/>
      </w:rPr>
    </w:tblStylePr>
  </w:style>
  <w:style w:type="table" w:styleId="1832">
    <w:name w:val="List Table 4"/>
    <w:basedOn w:val="172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833" w:customStyle="1">
    <w:name w:val="List Table 4 - Accent 1"/>
    <w:basedOn w:val="1729"/>
    <w:uiPriority w:val="99"/>
    <w:pPr>
      <w:spacing w:after="0" w:line="240" w:lineRule="auto"/>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blStylePr w:type="band1Horz">
      <w:rPr>
        <w:rFonts w:ascii="Arial" w:hAnsi="Arial"/>
        <w:color w:val="404040"/>
        <w:sz w:val="22"/>
      </w:rPr>
      <w:tcPr>
        <w:shd w:val="clear" w:color="b1def2" w:themeColor="accent1" w:themeTint="40" w:fill="b1def2" w:themeFill="accent1" w:themeFillTint="40"/>
      </w:tcPr>
    </w:tblStylePr>
    <w:tblStylePr w:type="band1Vert">
      <w:rPr>
        <w:rFonts w:ascii="Arial" w:hAnsi="Arial"/>
        <w:color w:val="404040"/>
        <w:sz w:val="22"/>
      </w:rPr>
      <w:tcPr>
        <w:shd w:val="clear" w:color="b1def2" w:themeColor="accent1" w:themeTint="40" w:fill="b1def2" w:themeFill="accent1" w:themeFillTint="40"/>
      </w:tcPr>
    </w:tblStylePr>
    <w:tblStylePr w:type="firstCol">
      <w:rPr>
        <w:b/>
        <w:color w:val="404040"/>
      </w:rPr>
    </w:tblStylePr>
    <w:tblStylePr w:type="firstRow">
      <w:rPr>
        <w:rFonts w:ascii="Arial" w:hAnsi="Arial"/>
        <w:b/>
        <w:color w:val="ffffff"/>
        <w:sz w:val="22"/>
      </w:rPr>
      <w:tcPr>
        <w:shd w:val="clear" w:color="156082" w:themeColor="accent1" w:fill="156082" w:themeFill="accent1"/>
      </w:tcPr>
    </w:tblStylePr>
    <w:tblStylePr w:type="lastCol">
      <w:rPr>
        <w:b/>
        <w:color w:val="404040"/>
      </w:rPr>
    </w:tblStylePr>
    <w:tblStylePr w:type="lastRow">
      <w:rPr>
        <w:b/>
        <w:color w:val="404040"/>
      </w:rPr>
    </w:tblStylePr>
  </w:style>
  <w:style w:type="table" w:styleId="1834" w:customStyle="1">
    <w:name w:val="List Table 4 - Accent 2"/>
    <w:basedOn w:val="1729"/>
    <w:uiPriority w:val="99"/>
    <w:pPr>
      <w:spacing w:after="0" w:line="240" w:lineRule="auto"/>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blStylePr w:type="band1Horz">
      <w:rPr>
        <w:rFonts w:ascii="Arial" w:hAnsi="Arial"/>
        <w:color w:val="404040"/>
        <w:sz w:val="22"/>
      </w:rPr>
      <w:tcPr>
        <w:shd w:val="clear" w:color="f9dbcb" w:themeColor="accent2" w:themeTint="40" w:fill="f9dbcb" w:themeFill="accent2" w:themeFillTint="40"/>
      </w:tcPr>
    </w:tblStylePr>
    <w:tblStylePr w:type="band1Vert">
      <w:rPr>
        <w:rFonts w:ascii="Arial" w:hAnsi="Arial"/>
        <w:color w:val="404040"/>
        <w:sz w:val="22"/>
      </w:rPr>
      <w:tcPr>
        <w:shd w:val="clear" w:color="f9dbcb" w:themeColor="accent2" w:themeTint="40" w:fill="f9dbcb" w:themeFill="accent2" w:themeFillTint="40"/>
      </w:tcPr>
    </w:tblStylePr>
    <w:tblStylePr w:type="firstCol">
      <w:rPr>
        <w:b/>
        <w:color w:val="404040"/>
      </w:rPr>
    </w:tblStylePr>
    <w:tblStylePr w:type="firstRow">
      <w:rPr>
        <w:rFonts w:ascii="Arial" w:hAnsi="Arial"/>
        <w:b/>
        <w:color w:val="ffffff"/>
        <w:sz w:val="22"/>
      </w:rPr>
      <w:tcPr>
        <w:shd w:val="clear" w:color="e97132" w:themeColor="accent2" w:fill="e97132" w:themeFill="accent2"/>
      </w:tcPr>
    </w:tblStylePr>
    <w:tblStylePr w:type="lastCol">
      <w:rPr>
        <w:b/>
        <w:color w:val="404040"/>
      </w:rPr>
    </w:tblStylePr>
    <w:tblStylePr w:type="lastRow">
      <w:rPr>
        <w:b/>
        <w:color w:val="404040"/>
      </w:rPr>
    </w:tblStylePr>
  </w:style>
  <w:style w:type="table" w:styleId="1835" w:customStyle="1">
    <w:name w:val="List Table 4 - Accent 3"/>
    <w:basedOn w:val="1729"/>
    <w:uiPriority w:val="99"/>
    <w:pPr>
      <w:spacing w:after="0" w:line="240" w:lineRule="auto"/>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blStylePr w:type="band1Horz">
      <w:rPr>
        <w:rFonts w:ascii="Arial" w:hAnsi="Arial"/>
        <w:color w:val="404040"/>
        <w:sz w:val="22"/>
      </w:rPr>
      <w:tcPr>
        <w:shd w:val="clear" w:color="b2edb9" w:themeColor="accent3" w:themeTint="40" w:fill="b2edb9" w:themeFill="accent3" w:themeFillTint="40"/>
      </w:tcPr>
    </w:tblStylePr>
    <w:tblStylePr w:type="band1Vert">
      <w:rPr>
        <w:rFonts w:ascii="Arial" w:hAnsi="Arial"/>
        <w:color w:val="404040"/>
        <w:sz w:val="22"/>
      </w:rPr>
      <w:tcPr>
        <w:shd w:val="clear" w:color="b2edb9" w:themeColor="accent3" w:themeTint="40" w:fill="b2edb9" w:themeFill="accent3" w:themeFillTint="40"/>
      </w:tcPr>
    </w:tblStylePr>
    <w:tblStylePr w:type="firstCol">
      <w:rPr>
        <w:b/>
        <w:color w:val="404040"/>
      </w:rPr>
    </w:tblStylePr>
    <w:tblStylePr w:type="firstRow">
      <w:rPr>
        <w:rFonts w:ascii="Arial" w:hAnsi="Arial"/>
        <w:b/>
        <w:color w:val="ffffff"/>
        <w:sz w:val="22"/>
      </w:rPr>
      <w:tcPr>
        <w:shd w:val="clear" w:color="196b24" w:themeColor="accent3" w:fill="196b24" w:themeFill="accent3"/>
      </w:tcPr>
    </w:tblStylePr>
    <w:tblStylePr w:type="lastCol">
      <w:rPr>
        <w:b/>
        <w:color w:val="404040"/>
      </w:rPr>
    </w:tblStylePr>
    <w:tblStylePr w:type="lastRow">
      <w:rPr>
        <w:b/>
        <w:color w:val="404040"/>
      </w:rPr>
    </w:tblStylePr>
  </w:style>
  <w:style w:type="table" w:styleId="1836" w:customStyle="1">
    <w:name w:val="List Table 4 - Accent 4"/>
    <w:basedOn w:val="1729"/>
    <w:uiPriority w:val="99"/>
    <w:pPr>
      <w:spacing w:after="0" w:line="240" w:lineRule="auto"/>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blStylePr w:type="band1Horz">
      <w:rPr>
        <w:rFonts w:ascii="Arial" w:hAnsi="Arial"/>
        <w:color w:val="404040"/>
        <w:sz w:val="22"/>
      </w:rPr>
      <w:tcPr>
        <w:shd w:val="clear" w:color="bce9fa" w:themeColor="accent4" w:themeTint="40" w:fill="bce9fa" w:themeFill="accent4" w:themeFillTint="40"/>
      </w:tcPr>
    </w:tblStylePr>
    <w:tblStylePr w:type="band1Vert">
      <w:rPr>
        <w:rFonts w:ascii="Arial" w:hAnsi="Arial"/>
        <w:color w:val="404040"/>
        <w:sz w:val="22"/>
      </w:rPr>
      <w:tcPr>
        <w:shd w:val="clear" w:color="bce9fa" w:themeColor="accent4" w:themeTint="40" w:fill="bce9fa" w:themeFill="accent4" w:themeFillTint="40"/>
      </w:tcPr>
    </w:tblStylePr>
    <w:tblStylePr w:type="firstCol">
      <w:rPr>
        <w:b/>
        <w:color w:val="404040"/>
      </w:rPr>
    </w:tblStylePr>
    <w:tblStylePr w:type="firstRow">
      <w:rPr>
        <w:rFonts w:ascii="Arial" w:hAnsi="Arial"/>
        <w:b/>
        <w:color w:val="ffffff"/>
        <w:sz w:val="22"/>
      </w:rPr>
      <w:tcPr>
        <w:shd w:val="clear" w:color="0f9ed5" w:themeColor="accent4" w:fill="0f9ed5" w:themeFill="accent4"/>
      </w:tcPr>
    </w:tblStylePr>
    <w:tblStylePr w:type="lastCol">
      <w:rPr>
        <w:b/>
        <w:color w:val="404040"/>
      </w:rPr>
    </w:tblStylePr>
    <w:tblStylePr w:type="lastRow">
      <w:rPr>
        <w:b/>
        <w:color w:val="404040"/>
      </w:rPr>
    </w:tblStylePr>
  </w:style>
  <w:style w:type="table" w:styleId="1837" w:customStyle="1">
    <w:name w:val="List Table 4 - Accent 5"/>
    <w:basedOn w:val="1729"/>
    <w:uiPriority w:val="99"/>
    <w:pPr>
      <w:spacing w:after="0" w:line="240" w:lineRule="auto"/>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blStylePr w:type="band1Horz">
      <w:rPr>
        <w:rFonts w:ascii="Arial" w:hAnsi="Arial"/>
        <w:color w:val="404040"/>
        <w:sz w:val="22"/>
      </w:rPr>
      <w:tcPr>
        <w:shd w:val="clear" w:color="eec2e9" w:themeColor="accent5" w:themeTint="40" w:fill="eec2e9" w:themeFill="accent5" w:themeFillTint="40"/>
      </w:tcPr>
    </w:tblStylePr>
    <w:tblStylePr w:type="band1Vert">
      <w:rPr>
        <w:rFonts w:ascii="Arial" w:hAnsi="Arial"/>
        <w:color w:val="404040"/>
        <w:sz w:val="22"/>
      </w:rPr>
      <w:tcPr>
        <w:shd w:val="clear" w:color="eec2e9" w:themeColor="accent5" w:themeTint="40" w:fill="eec2e9" w:themeFill="accent5" w:themeFillTint="40"/>
      </w:tcPr>
    </w:tblStylePr>
    <w:tblStylePr w:type="firstCol">
      <w:rPr>
        <w:b/>
        <w:color w:val="404040"/>
      </w:rPr>
    </w:tblStylePr>
    <w:tblStylePr w:type="firstRow">
      <w:rPr>
        <w:rFonts w:ascii="Arial" w:hAnsi="Arial"/>
        <w:b/>
        <w:color w:val="ffffff"/>
        <w:sz w:val="22"/>
      </w:rPr>
      <w:tcPr>
        <w:shd w:val="clear" w:color="a02b93" w:themeColor="accent5" w:fill="a02b93" w:themeFill="accent5"/>
      </w:tcPr>
    </w:tblStylePr>
    <w:tblStylePr w:type="lastCol">
      <w:rPr>
        <w:b/>
        <w:color w:val="404040"/>
      </w:rPr>
    </w:tblStylePr>
    <w:tblStylePr w:type="lastRow">
      <w:rPr>
        <w:b/>
        <w:color w:val="404040"/>
      </w:rPr>
    </w:tblStylePr>
  </w:style>
  <w:style w:type="table" w:styleId="1838" w:customStyle="1">
    <w:name w:val="List Table 4 - Accent 6"/>
    <w:basedOn w:val="1729"/>
    <w:uiPriority w:val="99"/>
    <w:pPr>
      <w:spacing w:after="0" w:line="240" w:lineRule="auto"/>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blStylePr w:type="band1Horz">
      <w:rPr>
        <w:rFonts w:ascii="Arial" w:hAnsi="Arial"/>
        <w:color w:val="404040"/>
        <w:sz w:val="22"/>
      </w:rPr>
      <w:tcPr>
        <w:shd w:val="clear" w:color="cfefc4" w:themeColor="accent6" w:themeTint="40" w:fill="cfefc4" w:themeFill="accent6" w:themeFillTint="40"/>
      </w:tcPr>
    </w:tblStylePr>
    <w:tblStylePr w:type="band1Vert">
      <w:rPr>
        <w:rFonts w:ascii="Arial" w:hAnsi="Arial"/>
        <w:color w:val="404040"/>
        <w:sz w:val="22"/>
      </w:rPr>
      <w:tcPr>
        <w:shd w:val="clear" w:color="cfefc4" w:themeColor="accent6" w:themeTint="40" w:fill="cfefc4" w:themeFill="accent6" w:themeFillTint="40"/>
      </w:tcPr>
    </w:tblStylePr>
    <w:tblStylePr w:type="firstCol">
      <w:rPr>
        <w:b/>
        <w:color w:val="404040"/>
      </w:rPr>
    </w:tblStylePr>
    <w:tblStylePr w:type="firstRow">
      <w:rPr>
        <w:rFonts w:ascii="Arial" w:hAnsi="Arial"/>
        <w:b/>
        <w:color w:val="ffffff"/>
        <w:sz w:val="22"/>
      </w:rPr>
      <w:tcPr>
        <w:shd w:val="clear" w:color="4ea72e" w:themeColor="accent6" w:fill="4ea72e" w:themeFill="accent6"/>
      </w:tcPr>
    </w:tblStylePr>
    <w:tblStylePr w:type="lastCol">
      <w:rPr>
        <w:b/>
        <w:color w:val="404040"/>
      </w:rPr>
    </w:tblStylePr>
    <w:tblStylePr w:type="lastRow">
      <w:rPr>
        <w:b/>
        <w:color w:val="404040"/>
      </w:rPr>
    </w:tblStylePr>
  </w:style>
  <w:style w:type="table" w:styleId="1839">
    <w:name w:val="List Table 5 Dark"/>
    <w:basedOn w:val="1729"/>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1840" w:customStyle="1">
    <w:name w:val="List Table 5 Dark - Accent 1"/>
    <w:basedOn w:val="1729"/>
    <w:uiPriority w:val="99"/>
    <w:pPr>
      <w:spacing w:after="0" w:line="240" w:lineRule="auto"/>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blStylePr w:type="band1Horz">
      <w:tcPr>
        <w:shd w:val="clear" w:color="156082" w:themeColor="accent1" w:fill="156082" w:themeFill="accent1"/>
        <w:tcBorders>
          <w:top w:val="single" w:color="FFFFFF" w:themeColor="light1" w:sz="4" w:space="0"/>
          <w:bottom w:val="single" w:color="FFFFFF" w:themeColor="light1" w:sz="4" w:space="0"/>
        </w:tcBorders>
      </w:tcPr>
    </w:tblStylePr>
    <w:tblStylePr w:type="band1Vert">
      <w:tcPr>
        <w:shd w:val="clear" w:color="156082" w:themeColor="accent1" w:fill="156082" w:themeFill="accent1"/>
        <w:tcBorders>
          <w:left w:val="single" w:color="FFFFFF" w:themeColor="light1" w:sz="4" w:space="0"/>
          <w:right w:val="single" w:color="FFFFFF" w:themeColor="light1" w:sz="4" w:space="0"/>
        </w:tcBorders>
      </w:tcPr>
    </w:tblStylePr>
    <w:tblStylePr w:type="band2Horz">
      <w:tcPr>
        <w:shd w:val="clear" w:color="156082" w:themeColor="accent1" w:fill="156082"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tcPr>
        <w:shd w:val="clear" w:color="156082" w:themeColor="accent1" w:fill="156082" w:themeFill="accent1"/>
        <w:tcBorders>
          <w:top w:val="single" w:color="156082" w:themeColor="accent1" w:sz="32" w:space="0"/>
          <w:bottom w:val="single" w:color="FFFFFF" w:themeColor="light1" w:sz="12" w:space="0"/>
        </w:tcBorders>
      </w:tcPr>
    </w:tblStylePr>
    <w:tblStylePr w:type="lastCol">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tblStylePr>
  </w:style>
  <w:style w:type="table" w:styleId="1841" w:customStyle="1">
    <w:name w:val="List Table 5 Dark - Accent 2"/>
    <w:basedOn w:val="1729"/>
    <w:uiPriority w:val="99"/>
    <w:pPr>
      <w:spacing w:after="0" w:line="240" w:lineRule="auto"/>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blStylePr w:type="band1Horz">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tblStylePr>
  </w:style>
  <w:style w:type="table" w:styleId="1842" w:customStyle="1">
    <w:name w:val="List Table 5 Dark - Accent 3"/>
    <w:basedOn w:val="1729"/>
    <w:uiPriority w:val="99"/>
    <w:pPr>
      <w:spacing w:after="0" w:line="240" w:lineRule="auto"/>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blStylePr w:type="band1Horz">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tblStylePr>
  </w:style>
  <w:style w:type="table" w:styleId="1843" w:customStyle="1">
    <w:name w:val="List Table 5 Dark - Accent 4"/>
    <w:basedOn w:val="1729"/>
    <w:uiPriority w:val="99"/>
    <w:pPr>
      <w:spacing w:after="0" w:line="240" w:lineRule="auto"/>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blStylePr w:type="band1Horz">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tblStylePr>
  </w:style>
  <w:style w:type="table" w:styleId="1844" w:customStyle="1">
    <w:name w:val="List Table 5 Dark - Accent 5"/>
    <w:basedOn w:val="1729"/>
    <w:uiPriority w:val="99"/>
    <w:pPr>
      <w:spacing w:after="0" w:line="240" w:lineRule="auto"/>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blStylePr w:type="band1Horz">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tblStylePr>
  </w:style>
  <w:style w:type="table" w:styleId="1845" w:customStyle="1">
    <w:name w:val="List Table 5 Dark - Accent 6"/>
    <w:basedOn w:val="1729"/>
    <w:uiPriority w:val="99"/>
    <w:pPr>
      <w:spacing w:after="0" w:line="240" w:lineRule="auto"/>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blStylePr w:type="band1Horz">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tblStylePr>
  </w:style>
  <w:style w:type="table" w:styleId="1846">
    <w:name w:val="List Table 6 Colorful"/>
    <w:basedOn w:val="1729"/>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1847" w:customStyle="1">
    <w:name w:val="List Table 6 Colorful - Accent 1"/>
    <w:basedOn w:val="1729"/>
    <w:uiPriority w:val="99"/>
    <w:pPr>
      <w:spacing w:after="0" w:line="240" w:lineRule="auto"/>
    </w:pPr>
    <w:tblPr>
      <w:tblStyleRowBandSize w:val="1"/>
      <w:tblStyleColBandSize w:val="1"/>
      <w:tblBorders>
        <w:top w:val="single" w:color="156082" w:themeColor="accent1" w:sz="4" w:space="0"/>
        <w:bottom w:val="single" w:color="156082" w:themeColor="accent1" w:sz="4" w:space="0"/>
      </w:tblBorders>
    </w:tblPr>
    <w:tblStylePr w:type="band1Horz">
      <w:rPr>
        <w:rFonts w:ascii="Arial" w:hAnsi="Arial"/>
        <w:color w:val="0c374b" w:themeColor="accent1" w:themeShade="95"/>
        <w:sz w:val="22"/>
      </w:rPr>
      <w:tcPr>
        <w:shd w:val="clear" w:color="b1def2" w:themeColor="accent1" w:themeTint="40" w:fill="b1def2" w:themeFill="accent1" w:themeFillTint="40"/>
      </w:tcPr>
    </w:tblStylePr>
    <w:tblStylePr w:type="band1Vert">
      <w:tcPr>
        <w:shd w:val="clear" w:color="b1def2" w:themeColor="accent1" w:themeTint="40" w:fill="b1def2" w:themeFill="accent1" w:themeFillTint="40"/>
      </w:tcPr>
    </w:tblStylePr>
    <w:tblStylePr w:type="band2Horz">
      <w:rPr>
        <w:rFonts w:ascii="Arial" w:hAnsi="Arial"/>
        <w:color w:val="0c374b" w:themeColor="accent1" w:themeShade="95"/>
        <w:sz w:val="22"/>
      </w:rPr>
    </w:tblStylePr>
    <w:tblStylePr w:type="firstCol">
      <w:rPr>
        <w:b/>
        <w:color w:val="0c374b" w:themeColor="accent1" w:themeShade="95"/>
      </w:rPr>
    </w:tblStylePr>
    <w:tblStylePr w:type="firstRow">
      <w:rPr>
        <w:b/>
        <w:color w:val="0c374b" w:themeColor="accent1" w:themeShade="95"/>
      </w:rPr>
      <w:tcPr>
        <w:tcBorders>
          <w:bottom w:val="single" w:color="156082" w:themeColor="accent1" w:sz="4" w:space="0"/>
        </w:tcBorders>
      </w:tcPr>
    </w:tblStylePr>
    <w:tblStylePr w:type="lastCol">
      <w:rPr>
        <w:b/>
        <w:color w:val="0c374b" w:themeColor="accent1" w:themeShade="95"/>
      </w:rPr>
    </w:tblStylePr>
    <w:tblStylePr w:type="lastRow">
      <w:rPr>
        <w:b/>
        <w:color w:val="0c374b" w:themeColor="accent1" w:themeShade="95"/>
      </w:rPr>
      <w:tcPr>
        <w:tcBorders>
          <w:top w:val="single" w:color="156082" w:themeColor="accent1" w:sz="4" w:space="0"/>
        </w:tcBorders>
      </w:tcPr>
    </w:tblStylePr>
  </w:style>
  <w:style w:type="table" w:styleId="1848" w:customStyle="1">
    <w:name w:val="List Table 6 Colorful - Accent 2"/>
    <w:basedOn w:val="1729"/>
    <w:uiPriority w:val="99"/>
    <w:pPr>
      <w:spacing w:after="0" w:line="240" w:lineRule="auto"/>
    </w:pPr>
    <w:tblPr>
      <w:tblStyleRowBandSize w:val="1"/>
      <w:tblStyleColBandSize w:val="1"/>
      <w:tblBorders>
        <w:top w:val="single" w:color="F2AA85" w:themeColor="accent2" w:themeTint="97" w:sz="4" w:space="0"/>
        <w:bottom w:val="single" w:color="F2AA85" w:themeColor="accent2" w:themeTint="97" w:sz="4" w:space="0"/>
      </w:tblBorders>
    </w:tblPr>
    <w:tblStylePr w:type="band1Horz">
      <w:rPr>
        <w:rFonts w:ascii="Arial" w:hAnsi="Arial"/>
        <w:color w:val="f2aa85" w:themeColor="accent2" w:themeTint="97" w:themeShade="95"/>
        <w:sz w:val="22"/>
      </w:rPr>
      <w:tcPr>
        <w:shd w:val="clear" w:color="f9dbcb" w:themeColor="accent2" w:themeTint="40" w:fill="f9dbcb" w:themeFill="accent2" w:themeFillTint="40"/>
      </w:tcPr>
    </w:tblStylePr>
    <w:tblStylePr w:type="band1Vert">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tblStylePr w:type="firstCol">
      <w:rPr>
        <w:b/>
        <w:color w:val="f2aa85" w:themeColor="accent2" w:themeTint="97" w:themeShade="95"/>
      </w:rPr>
    </w:tblStylePr>
    <w:tblStylePr w:type="firstRow">
      <w:rPr>
        <w:b/>
        <w:color w:val="f2aa85" w:themeColor="accent2" w:themeTint="97" w:themeShade="95"/>
      </w:rPr>
      <w:tcPr>
        <w:tcBorders>
          <w:bottom w:val="single" w:color="F2AA85" w:themeColor="accent2" w:themeTint="97" w:sz="4" w:space="0"/>
        </w:tcBorders>
      </w:tcPr>
    </w:tblStylePr>
    <w:tblStylePr w:type="lastCol">
      <w:rPr>
        <w:b/>
        <w:color w:val="f2aa85" w:themeColor="accent2" w:themeTint="97" w:themeShade="95"/>
      </w:rPr>
    </w:tblStylePr>
    <w:tblStylePr w:type="lastRow">
      <w:rPr>
        <w:b/>
        <w:color w:val="f2aa85" w:themeColor="accent2" w:themeTint="97" w:themeShade="95"/>
      </w:rPr>
      <w:tcPr>
        <w:tcBorders>
          <w:top w:val="single" w:color="F2AA85" w:themeColor="accent2" w:themeTint="97" w:sz="4" w:space="0"/>
        </w:tcBorders>
      </w:tcPr>
    </w:tblStylePr>
  </w:style>
  <w:style w:type="table" w:styleId="1849" w:customStyle="1">
    <w:name w:val="List Table 6 Colorful - Accent 3"/>
    <w:basedOn w:val="1729"/>
    <w:uiPriority w:val="99"/>
    <w:pPr>
      <w:spacing w:after="0" w:line="240" w:lineRule="auto"/>
    </w:pPr>
    <w:tblPr>
      <w:tblStyleRowBandSize w:val="1"/>
      <w:tblStyleColBandSize w:val="1"/>
      <w:tblBorders>
        <w:top w:val="single" w:color="48D45B" w:themeColor="accent3" w:themeTint="98" w:sz="4" w:space="0"/>
        <w:bottom w:val="single" w:color="48D45B" w:themeColor="accent3" w:themeTint="98" w:sz="4" w:space="0"/>
      </w:tblBorders>
    </w:tblPr>
    <w:tblStylePr w:type="band1Horz">
      <w:rPr>
        <w:rFonts w:ascii="Arial" w:hAnsi="Arial"/>
        <w:color w:val="48d45b" w:themeColor="accent3" w:themeTint="98" w:themeShade="95"/>
        <w:sz w:val="22"/>
      </w:rPr>
      <w:tcPr>
        <w:shd w:val="clear" w:color="b2edb9" w:themeColor="accent3" w:themeTint="40" w:fill="b2edb9" w:themeFill="accent3" w:themeFillTint="40"/>
      </w:tcPr>
    </w:tblStylePr>
    <w:tblStylePr w:type="band1Vert">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tblStylePr w:type="firstCol">
      <w:rPr>
        <w:b/>
        <w:color w:val="48d45b" w:themeColor="accent3" w:themeTint="98" w:themeShade="95"/>
      </w:rPr>
    </w:tblStylePr>
    <w:tblStylePr w:type="firstRow">
      <w:rPr>
        <w:b/>
        <w:color w:val="48d45b" w:themeColor="accent3" w:themeTint="98" w:themeShade="95"/>
      </w:rPr>
      <w:tcPr>
        <w:tcBorders>
          <w:bottom w:val="single" w:color="48D45B" w:themeColor="accent3" w:themeTint="98" w:sz="4" w:space="0"/>
        </w:tcBorders>
      </w:tcPr>
    </w:tblStylePr>
    <w:tblStylePr w:type="lastCol">
      <w:rPr>
        <w:b/>
        <w:color w:val="48d45b" w:themeColor="accent3" w:themeTint="98" w:themeShade="95"/>
      </w:rPr>
    </w:tblStylePr>
    <w:tblStylePr w:type="lastRow">
      <w:rPr>
        <w:b/>
        <w:color w:val="48d45b" w:themeColor="accent3" w:themeTint="98" w:themeShade="95"/>
      </w:rPr>
      <w:tcPr>
        <w:tcBorders>
          <w:top w:val="single" w:color="48D45B" w:themeColor="accent3" w:themeTint="98" w:sz="4" w:space="0"/>
        </w:tcBorders>
      </w:tcPr>
    </w:tblStylePr>
  </w:style>
  <w:style w:type="table" w:styleId="1850" w:customStyle="1">
    <w:name w:val="List Table 6 Colorful - Accent 4"/>
    <w:basedOn w:val="1729"/>
    <w:uiPriority w:val="99"/>
    <w:pPr>
      <w:spacing w:after="0" w:line="240" w:lineRule="auto"/>
    </w:pPr>
    <w:tblPr>
      <w:tblStyleRowBandSize w:val="1"/>
      <w:tblStyleColBandSize w:val="1"/>
      <w:tblBorders>
        <w:top w:val="single" w:color="5FCAF3" w:themeColor="accent4" w:themeTint="9A" w:sz="4" w:space="0"/>
        <w:bottom w:val="single" w:color="5FCAF3" w:themeColor="accent4" w:themeTint="9A" w:sz="4" w:space="0"/>
      </w:tblBorders>
    </w:tblPr>
    <w:tblStylePr w:type="band1Horz">
      <w:rPr>
        <w:rFonts w:ascii="Arial" w:hAnsi="Arial"/>
        <w:color w:val="5fcaf3" w:themeColor="accent4" w:themeTint="9A" w:themeShade="95"/>
        <w:sz w:val="22"/>
      </w:rPr>
      <w:tcPr>
        <w:shd w:val="clear" w:color="bce9fa" w:themeColor="accent4" w:themeTint="40" w:fill="bce9fa" w:themeFill="accent4" w:themeFillTint="40"/>
      </w:tcPr>
    </w:tblStylePr>
    <w:tblStylePr w:type="band1Vert">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tblStylePr w:type="firstCol">
      <w:rPr>
        <w:b/>
        <w:color w:val="5fcaf3" w:themeColor="accent4" w:themeTint="9A" w:themeShade="95"/>
      </w:rPr>
    </w:tblStylePr>
    <w:tblStylePr w:type="firstRow">
      <w:rPr>
        <w:b/>
        <w:color w:val="5fcaf3" w:themeColor="accent4" w:themeTint="9A" w:themeShade="95"/>
      </w:rPr>
      <w:tcPr>
        <w:tcBorders>
          <w:bottom w:val="single" w:color="5FCAF3" w:themeColor="accent4" w:themeTint="9A" w:sz="4" w:space="0"/>
        </w:tcBorders>
      </w:tcPr>
    </w:tblStylePr>
    <w:tblStylePr w:type="lastCol">
      <w:rPr>
        <w:b/>
        <w:color w:val="5fcaf3" w:themeColor="accent4" w:themeTint="9A" w:themeShade="95"/>
      </w:rPr>
    </w:tblStylePr>
    <w:tblStylePr w:type="lastRow">
      <w:rPr>
        <w:b/>
        <w:color w:val="5fcaf3" w:themeColor="accent4" w:themeTint="9A" w:themeShade="95"/>
      </w:rPr>
      <w:tcPr>
        <w:tcBorders>
          <w:top w:val="single" w:color="5FCAF3" w:themeColor="accent4" w:themeTint="9A" w:sz="4" w:space="0"/>
        </w:tcBorders>
      </w:tcPr>
    </w:tblStylePr>
  </w:style>
  <w:style w:type="table" w:styleId="1851" w:customStyle="1">
    <w:name w:val="List Table 6 Colorful - Accent 5"/>
    <w:basedOn w:val="1729"/>
    <w:uiPriority w:val="99"/>
    <w:pPr>
      <w:spacing w:after="0" w:line="240" w:lineRule="auto"/>
    </w:pPr>
    <w:tblPr>
      <w:tblStyleRowBandSize w:val="1"/>
      <w:tblStyleColBandSize w:val="1"/>
      <w:tblBorders>
        <w:top w:val="single" w:color="D76CCB" w:themeColor="accent5" w:themeTint="9A" w:sz="4" w:space="0"/>
        <w:bottom w:val="single" w:color="D76CCB" w:themeColor="accent5" w:themeTint="9A" w:sz="4" w:space="0"/>
      </w:tblBorders>
    </w:tblPr>
    <w:tblStylePr w:type="band1Horz">
      <w:rPr>
        <w:rFonts w:ascii="Arial" w:hAnsi="Arial"/>
        <w:color w:val="d76ccb" w:themeColor="accent5" w:themeTint="9A" w:themeShade="95"/>
        <w:sz w:val="22"/>
      </w:rPr>
      <w:tcPr>
        <w:shd w:val="clear" w:color="eec2e9" w:themeColor="accent5" w:themeTint="40" w:fill="eec2e9" w:themeFill="accent5" w:themeFillTint="40"/>
      </w:tcPr>
    </w:tblStylePr>
    <w:tblStylePr w:type="band1Vert">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tblStylePr w:type="firstCol">
      <w:rPr>
        <w:b/>
        <w:color w:val="d76ccb" w:themeColor="accent5" w:themeTint="9A" w:themeShade="95"/>
      </w:rPr>
    </w:tblStylePr>
    <w:tblStylePr w:type="firstRow">
      <w:rPr>
        <w:b/>
        <w:color w:val="d76ccb" w:themeColor="accent5" w:themeTint="9A" w:themeShade="95"/>
      </w:rPr>
      <w:tcPr>
        <w:tcBorders>
          <w:bottom w:val="single" w:color="D76CCB" w:themeColor="accent5" w:themeTint="9A" w:sz="4" w:space="0"/>
        </w:tcBorders>
      </w:tcPr>
    </w:tblStylePr>
    <w:tblStylePr w:type="lastCol">
      <w:rPr>
        <w:b/>
        <w:color w:val="d76ccb" w:themeColor="accent5" w:themeTint="9A" w:themeShade="95"/>
      </w:rPr>
    </w:tblStylePr>
    <w:tblStylePr w:type="lastRow">
      <w:rPr>
        <w:b/>
        <w:color w:val="d76ccb" w:themeColor="accent5" w:themeTint="9A" w:themeShade="95"/>
      </w:rPr>
      <w:tcPr>
        <w:tcBorders>
          <w:top w:val="single" w:color="D76CCB" w:themeColor="accent5" w:themeTint="9A" w:sz="4" w:space="0"/>
        </w:tcBorders>
      </w:tcPr>
    </w:tblStylePr>
  </w:style>
  <w:style w:type="table" w:styleId="1852" w:customStyle="1">
    <w:name w:val="List Table 6 Colorful - Accent 6"/>
    <w:basedOn w:val="1729"/>
    <w:uiPriority w:val="99"/>
    <w:pPr>
      <w:spacing w:after="0" w:line="240" w:lineRule="auto"/>
    </w:pPr>
    <w:tblPr>
      <w:tblStyleRowBandSize w:val="1"/>
      <w:tblStyleColBandSize w:val="1"/>
      <w:tblBorders>
        <w:top w:val="single" w:color="8ED873" w:themeColor="accent6" w:themeTint="98" w:sz="4" w:space="0"/>
        <w:bottom w:val="single" w:color="8ED873" w:themeColor="accent6" w:themeTint="98" w:sz="4" w:space="0"/>
      </w:tblBorders>
    </w:tblPr>
    <w:tblStylePr w:type="band1Horz">
      <w:rPr>
        <w:rFonts w:ascii="Arial" w:hAnsi="Arial"/>
        <w:color w:val="8ed873" w:themeColor="accent6" w:themeTint="98" w:themeShade="95"/>
        <w:sz w:val="22"/>
      </w:rPr>
      <w:tcPr>
        <w:shd w:val="clear" w:color="cfefc4" w:themeColor="accent6" w:themeTint="40" w:fill="cfefc4" w:themeFill="accent6" w:themeFillTint="40"/>
      </w:tcPr>
    </w:tblStylePr>
    <w:tblStylePr w:type="band1Vert">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tblStylePr w:type="firstCol">
      <w:rPr>
        <w:b/>
        <w:color w:val="8ed873" w:themeColor="accent6" w:themeTint="98" w:themeShade="95"/>
      </w:rPr>
    </w:tblStylePr>
    <w:tblStylePr w:type="firstRow">
      <w:rPr>
        <w:b/>
        <w:color w:val="8ed873" w:themeColor="accent6" w:themeTint="98" w:themeShade="95"/>
      </w:rPr>
      <w:tcPr>
        <w:tcBorders>
          <w:bottom w:val="single" w:color="8ED873" w:themeColor="accent6" w:themeTint="98" w:sz="4" w:space="0"/>
        </w:tcBorders>
      </w:tcPr>
    </w:tblStylePr>
    <w:tblStylePr w:type="lastCol">
      <w:rPr>
        <w:b/>
        <w:color w:val="8ed873" w:themeColor="accent6" w:themeTint="98" w:themeShade="95"/>
      </w:rPr>
    </w:tblStylePr>
    <w:tblStylePr w:type="lastRow">
      <w:rPr>
        <w:b/>
        <w:color w:val="8ed873" w:themeColor="accent6" w:themeTint="98" w:themeShade="95"/>
      </w:rPr>
      <w:tcPr>
        <w:tcBorders>
          <w:top w:val="single" w:color="8ED873" w:themeColor="accent6" w:themeTint="98" w:sz="4" w:space="0"/>
        </w:tcBorders>
      </w:tcPr>
    </w:tblStylePr>
  </w:style>
  <w:style w:type="table" w:styleId="1853">
    <w:name w:val="List Table 7 Colorful"/>
    <w:basedOn w:val="1729"/>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854" w:customStyle="1">
    <w:name w:val="List Table 7 Colorful - Accent 1"/>
    <w:basedOn w:val="1729"/>
    <w:uiPriority w:val="99"/>
    <w:pPr>
      <w:spacing w:after="0" w:line="240" w:lineRule="auto"/>
    </w:pPr>
    <w:tblPr>
      <w:tblStyleRowBandSize w:val="1"/>
      <w:tblStyleColBandSize w:val="1"/>
      <w:tblBorders>
        <w:right w:val="single" w:color="156082" w:themeColor="accent1" w:sz="4" w:space="0"/>
      </w:tblBorders>
    </w:tblPr>
    <w:tblStylePr w:type="band1Horz">
      <w:rPr>
        <w:rFonts w:ascii="Arial" w:hAnsi="Arial"/>
        <w:color w:val="0c374b" w:themeColor="accent1" w:themeShade="95"/>
        <w:sz w:val="22"/>
      </w:rPr>
      <w:tcPr>
        <w:shd w:val="clear" w:color="b1def2" w:themeColor="accent1" w:themeTint="40" w:fill="b1def2" w:themeFill="accent1" w:themeFillTint="40"/>
      </w:tcPr>
    </w:tblStylePr>
    <w:tblStylePr w:type="band1Vert">
      <w:tcPr>
        <w:shd w:val="clear" w:color="b1def2" w:themeColor="accent1" w:themeTint="40" w:fill="b1def2" w:themeFill="accent1" w:themeFillTint="40"/>
      </w:tcPr>
    </w:tblStylePr>
    <w:tblStylePr w:type="band2Horz">
      <w:rPr>
        <w:rFonts w:ascii="Arial" w:hAnsi="Arial"/>
        <w:color w:val="0c374b" w:themeColor="accent1" w:themeShade="95"/>
        <w:sz w:val="22"/>
      </w:rPr>
    </w:tblStylePr>
    <w:tblStylePr w:type="firstCol">
      <w:rPr>
        <w:rFonts w:ascii="Arial" w:hAnsi="Arial"/>
        <w:i/>
        <w:color w:val="0c374b" w:themeColor="accent1" w:themeShade="95"/>
        <w:sz w:val="22"/>
      </w:rPr>
      <w:pPr>
        <w:jc w:val="right"/>
      </w:p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style>
  <w:style w:type="table" w:styleId="1855" w:customStyle="1">
    <w:name w:val="List Table 7 Colorful - Accent 2"/>
    <w:basedOn w:val="1729"/>
    <w:uiPriority w:val="99"/>
    <w:pPr>
      <w:spacing w:after="0" w:line="240" w:lineRule="auto"/>
    </w:pPr>
    <w:tblPr>
      <w:tblStyleRowBandSize w:val="1"/>
      <w:tblStyleColBandSize w:val="1"/>
      <w:tblBorders>
        <w:right w:val="single" w:color="F2AA85" w:themeColor="accent2" w:themeTint="97" w:sz="4" w:space="0"/>
      </w:tblBorders>
    </w:tblPr>
    <w:tblStylePr w:type="band1Horz">
      <w:rPr>
        <w:rFonts w:ascii="Arial" w:hAnsi="Arial"/>
        <w:color w:val="f2aa85" w:themeColor="accent2" w:themeTint="97" w:themeShade="95"/>
        <w:sz w:val="22"/>
      </w:rPr>
      <w:tcPr>
        <w:shd w:val="clear" w:color="f9dbcb" w:themeColor="accent2" w:themeTint="40" w:fill="f9dbcb" w:themeFill="accent2" w:themeFillTint="40"/>
      </w:tcPr>
    </w:tblStylePr>
    <w:tblStylePr w:type="band1Vert">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tblStylePr w:type="firstCol">
      <w:rPr>
        <w:rFonts w:ascii="Arial" w:hAnsi="Arial"/>
        <w:i/>
        <w:color w:val="f2aa8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style>
  <w:style w:type="table" w:styleId="1856" w:customStyle="1">
    <w:name w:val="List Table 7 Colorful - Accent 3"/>
    <w:basedOn w:val="1729"/>
    <w:uiPriority w:val="99"/>
    <w:pPr>
      <w:spacing w:after="0" w:line="240" w:lineRule="auto"/>
    </w:pPr>
    <w:tblPr>
      <w:tblStyleRowBandSize w:val="1"/>
      <w:tblStyleColBandSize w:val="1"/>
      <w:tblBorders>
        <w:right w:val="single" w:color="48D45B" w:themeColor="accent3" w:themeTint="98" w:sz="4" w:space="0"/>
      </w:tblBorders>
    </w:tblPr>
    <w:tblStylePr w:type="band1Horz">
      <w:rPr>
        <w:rFonts w:ascii="Arial" w:hAnsi="Arial"/>
        <w:color w:val="48d45b" w:themeColor="accent3" w:themeTint="98" w:themeShade="95"/>
        <w:sz w:val="22"/>
      </w:rPr>
      <w:tcPr>
        <w:shd w:val="clear" w:color="b2edb9" w:themeColor="accent3" w:themeTint="40" w:fill="b2edb9" w:themeFill="accent3" w:themeFillTint="40"/>
      </w:tcPr>
    </w:tblStylePr>
    <w:tblStylePr w:type="band1Vert">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tblStylePr w:type="firstCol">
      <w:rPr>
        <w:rFonts w:ascii="Arial" w:hAnsi="Arial"/>
        <w:i/>
        <w:color w:val="48d45b"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style>
  <w:style w:type="table" w:styleId="1857" w:customStyle="1">
    <w:name w:val="List Table 7 Colorful - Accent 4"/>
    <w:basedOn w:val="1729"/>
    <w:uiPriority w:val="99"/>
    <w:pPr>
      <w:spacing w:after="0" w:line="240" w:lineRule="auto"/>
    </w:pPr>
    <w:tblPr>
      <w:tblStyleRowBandSize w:val="1"/>
      <w:tblStyleColBandSize w:val="1"/>
      <w:tblBorders>
        <w:right w:val="single" w:color="5FCAF3" w:themeColor="accent4" w:themeTint="9A" w:sz="4" w:space="0"/>
      </w:tblBorders>
    </w:tblPr>
    <w:tblStylePr w:type="band1Horz">
      <w:rPr>
        <w:rFonts w:ascii="Arial" w:hAnsi="Arial"/>
        <w:color w:val="5fcaf3" w:themeColor="accent4" w:themeTint="9A" w:themeShade="95"/>
        <w:sz w:val="22"/>
      </w:rPr>
      <w:tcPr>
        <w:shd w:val="clear" w:color="bce9fa" w:themeColor="accent4" w:themeTint="40" w:fill="bce9fa" w:themeFill="accent4" w:themeFillTint="40"/>
      </w:tcPr>
    </w:tblStylePr>
    <w:tblStylePr w:type="band1Vert">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tblStylePr w:type="firstCol">
      <w:rPr>
        <w:rFonts w:ascii="Arial" w:hAnsi="Arial"/>
        <w:i/>
        <w:color w:val="5fcaf3"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style>
  <w:style w:type="table" w:styleId="1858" w:customStyle="1">
    <w:name w:val="List Table 7 Colorful - Accent 5"/>
    <w:basedOn w:val="1729"/>
    <w:uiPriority w:val="99"/>
    <w:pPr>
      <w:spacing w:after="0" w:line="240" w:lineRule="auto"/>
    </w:pPr>
    <w:tblPr>
      <w:tblStyleRowBandSize w:val="1"/>
      <w:tblStyleColBandSize w:val="1"/>
      <w:tblBorders>
        <w:right w:val="single" w:color="D76CCB" w:themeColor="accent5" w:themeTint="9A" w:sz="4" w:space="0"/>
      </w:tblBorders>
    </w:tblPr>
    <w:tblStylePr w:type="band1Horz">
      <w:rPr>
        <w:rFonts w:ascii="Arial" w:hAnsi="Arial"/>
        <w:color w:val="d76ccb" w:themeColor="accent5" w:themeTint="9A" w:themeShade="95"/>
        <w:sz w:val="22"/>
      </w:rPr>
      <w:tcPr>
        <w:shd w:val="clear" w:color="eec2e9" w:themeColor="accent5" w:themeTint="40" w:fill="eec2e9" w:themeFill="accent5" w:themeFillTint="40"/>
      </w:tcPr>
    </w:tblStylePr>
    <w:tblStylePr w:type="band1Vert">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tblStylePr w:type="firstCol">
      <w:rPr>
        <w:rFonts w:ascii="Arial" w:hAnsi="Arial"/>
        <w:i/>
        <w:color w:val="d76ccb"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style>
  <w:style w:type="table" w:styleId="1859" w:customStyle="1">
    <w:name w:val="List Table 7 Colorful - Accent 6"/>
    <w:basedOn w:val="1729"/>
    <w:uiPriority w:val="99"/>
    <w:pPr>
      <w:spacing w:after="0" w:line="240" w:lineRule="auto"/>
    </w:pPr>
    <w:tblPr>
      <w:tblStyleRowBandSize w:val="1"/>
      <w:tblStyleColBandSize w:val="1"/>
      <w:tblBorders>
        <w:right w:val="single" w:color="8ED873" w:themeColor="accent6" w:themeTint="98" w:sz="4" w:space="0"/>
      </w:tblBorders>
    </w:tblPr>
    <w:tblStylePr w:type="band1Horz">
      <w:rPr>
        <w:rFonts w:ascii="Arial" w:hAnsi="Arial"/>
        <w:color w:val="8ed873" w:themeColor="accent6" w:themeTint="98" w:themeShade="95"/>
        <w:sz w:val="22"/>
      </w:rPr>
      <w:tcPr>
        <w:shd w:val="clear" w:color="cfefc4" w:themeColor="accent6" w:themeTint="40" w:fill="cfefc4" w:themeFill="accent6" w:themeFillTint="40"/>
      </w:tcPr>
    </w:tblStylePr>
    <w:tblStylePr w:type="band1Vert">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tblStylePr w:type="firstCol">
      <w:rPr>
        <w:rFonts w:ascii="Arial" w:hAnsi="Arial"/>
        <w:i/>
        <w:color w:val="8ed873"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style>
  <w:style w:type="table" w:styleId="1860" w:customStyle="1">
    <w:name w:val="Lined - Accent"/>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861" w:customStyle="1">
    <w:name w:val="Lined - Accent 1"/>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9ed5ef" w:themeColor="accent1" w:themeTint="50" w:fill="9ed5ef" w:themeFill="accent1" w:themeFillTint="50"/>
      </w:tcPr>
    </w:tblStylePr>
    <w:tblStylePr w:type="band2Vert">
      <w:rPr>
        <w:rFonts w:ascii="Arial" w:hAnsi="Arial"/>
        <w:color w:val="404040"/>
        <w:sz w:val="22"/>
      </w:rPr>
      <w:tcPr>
        <w:shd w:val="clear" w:color="9ed5ef" w:themeColor="accent1" w:themeTint="50" w:fill="9ed5ef" w:themeFill="accent1" w:themeFillTint="50"/>
      </w:tcPr>
    </w:tblStylePr>
    <w:tblStylePr w:type="firstCol">
      <w:rPr>
        <w:rFonts w:ascii="Arial" w:hAnsi="Arial"/>
        <w:color w:val="f2f2f2"/>
        <w:sz w:val="22"/>
      </w:rPr>
      <w:tcPr>
        <w:shd w:val="clear" w:color="19729b" w:themeColor="accent1" w:themeTint="EA" w:fill="19729b" w:themeFill="accent1" w:themeFillTint="EA"/>
      </w:tcPr>
    </w:tblStylePr>
    <w:tblStylePr w:type="firstRow">
      <w:rPr>
        <w:rFonts w:ascii="Arial" w:hAnsi="Arial"/>
        <w:color w:val="f2f2f2"/>
        <w:sz w:val="22"/>
      </w:rPr>
      <w:tcPr>
        <w:shd w:val="clear" w:color="19729b" w:themeColor="accent1" w:themeTint="EA" w:fill="19729b" w:themeFill="accent1" w:themeFillTint="EA"/>
      </w:tcPr>
    </w:tblStylePr>
    <w:tblStylePr w:type="lastCol">
      <w:rPr>
        <w:rFonts w:ascii="Arial" w:hAnsi="Arial"/>
        <w:color w:val="f2f2f2"/>
        <w:sz w:val="22"/>
      </w:rPr>
      <w:tcPr>
        <w:shd w:val="clear" w:color="19729b" w:themeColor="accent1" w:themeTint="EA" w:fill="19729b" w:themeFill="accent1" w:themeFillTint="EA"/>
      </w:tcPr>
    </w:tblStylePr>
    <w:tblStylePr w:type="lastRow">
      <w:rPr>
        <w:rFonts w:ascii="Arial" w:hAnsi="Arial"/>
        <w:color w:val="f2f2f2"/>
        <w:sz w:val="22"/>
      </w:rPr>
      <w:tcPr>
        <w:shd w:val="clear" w:color="19729b" w:themeColor="accent1" w:themeTint="EA" w:fill="19729b" w:themeFill="accent1" w:themeFillTint="EA"/>
      </w:tcPr>
    </w:tblStylePr>
  </w:style>
  <w:style w:type="table" w:styleId="1862" w:customStyle="1">
    <w:name w:val="Lined - Accent 2"/>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ae2d6" w:themeColor="accent2" w:themeTint="32" w:fill="fae2d6" w:themeFill="accent2" w:themeFillTint="32"/>
      </w:tcPr>
    </w:tblStylePr>
    <w:tblStylePr w:type="band2Vert">
      <w:rPr>
        <w:rFonts w:ascii="Arial" w:hAnsi="Arial"/>
        <w:color w:val="404040"/>
        <w:sz w:val="22"/>
      </w:rPr>
      <w:tcPr>
        <w:shd w:val="clear" w:color="fae2d6" w:themeColor="accent2" w:themeTint="32" w:fill="fae2d6" w:themeFill="accent2" w:themeFillTint="32"/>
      </w:tcPr>
    </w:tblStylePr>
    <w:tblStylePr w:type="firstCol">
      <w:rPr>
        <w:rFonts w:ascii="Arial" w:hAnsi="Arial"/>
        <w:color w:val="f2f2f2"/>
        <w:sz w:val="22"/>
      </w:rPr>
      <w:tcPr>
        <w:shd w:val="clear" w:color="f2aa85" w:themeColor="accent2" w:themeTint="97" w:fill="f2aa85" w:themeFill="accent2" w:themeFillTint="97"/>
      </w:tcPr>
    </w:tblStylePr>
    <w:tblStylePr w:type="firstRow">
      <w:rPr>
        <w:rFonts w:ascii="Arial" w:hAnsi="Arial"/>
        <w:color w:val="f2f2f2"/>
        <w:sz w:val="22"/>
      </w:rPr>
      <w:tcPr>
        <w:shd w:val="clear" w:color="f2aa85" w:themeColor="accent2" w:themeTint="97" w:fill="f2aa85" w:themeFill="accent2" w:themeFillTint="97"/>
      </w:tcPr>
    </w:tblStylePr>
    <w:tblStylePr w:type="lastCol">
      <w:rPr>
        <w:rFonts w:ascii="Arial" w:hAnsi="Arial"/>
        <w:color w:val="f2f2f2"/>
        <w:sz w:val="22"/>
      </w:rPr>
      <w:tcPr>
        <w:shd w:val="clear" w:color="f2aa85" w:themeColor="accent2" w:themeTint="97" w:fill="f2aa85" w:themeFill="accent2" w:themeFillTint="97"/>
      </w:tcPr>
    </w:tblStylePr>
    <w:tblStylePr w:type="lastRow">
      <w:rPr>
        <w:rFonts w:ascii="Arial" w:hAnsi="Arial"/>
        <w:color w:val="f2f2f2"/>
        <w:sz w:val="22"/>
      </w:rPr>
      <w:tcPr>
        <w:shd w:val="clear" w:color="f2aa85" w:themeColor="accent2" w:themeTint="97" w:fill="f2aa85" w:themeFill="accent2" w:themeFillTint="97"/>
      </w:tcPr>
    </w:tblStylePr>
  </w:style>
  <w:style w:type="table" w:styleId="1863" w:customStyle="1">
    <w:name w:val="Lined - Accent 3"/>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0f0c6" w:themeColor="accent3" w:themeTint="34" w:fill="c0f0c6" w:themeFill="accent3" w:themeFillTint="34"/>
      </w:tcPr>
    </w:tblStylePr>
    <w:tblStylePr w:type="band2Vert">
      <w:rPr>
        <w:rFonts w:ascii="Arial" w:hAnsi="Arial"/>
        <w:color w:val="404040"/>
        <w:sz w:val="22"/>
      </w:rPr>
      <w:tcPr>
        <w:shd w:val="clear" w:color="c0f0c6" w:themeColor="accent3" w:themeTint="34" w:fill="c0f0c6" w:themeFill="accent3" w:themeFillTint="34"/>
      </w:tcPr>
    </w:tblStylePr>
    <w:tblStylePr w:type="firstCol">
      <w:rPr>
        <w:rFonts w:ascii="Arial" w:hAnsi="Arial"/>
        <w:color w:val="f2f2f2"/>
        <w:sz w:val="22"/>
      </w:rPr>
      <w:tcPr>
        <w:shd w:val="clear" w:color="196c24" w:themeColor="accent3" w:themeTint="FE" w:fill="196c24" w:themeFill="accent3" w:themeFillTint="FE"/>
      </w:tcPr>
    </w:tblStylePr>
    <w:tblStylePr w:type="firstRow">
      <w:rPr>
        <w:rFonts w:ascii="Arial" w:hAnsi="Arial"/>
        <w:color w:val="f2f2f2"/>
        <w:sz w:val="22"/>
      </w:rPr>
      <w:tcPr>
        <w:shd w:val="clear" w:color="196c24" w:themeColor="accent3" w:themeTint="FE" w:fill="196c24" w:themeFill="accent3" w:themeFillTint="FE"/>
      </w:tcPr>
    </w:tblStylePr>
    <w:tblStylePr w:type="lastCol">
      <w:rPr>
        <w:rFonts w:ascii="Arial" w:hAnsi="Arial"/>
        <w:color w:val="f2f2f2"/>
        <w:sz w:val="22"/>
      </w:rPr>
      <w:tcPr>
        <w:shd w:val="clear" w:color="196c24" w:themeColor="accent3" w:themeTint="FE" w:fill="196c24" w:themeFill="accent3" w:themeFillTint="FE"/>
      </w:tcPr>
    </w:tblStylePr>
    <w:tblStylePr w:type="lastRow">
      <w:rPr>
        <w:rFonts w:ascii="Arial" w:hAnsi="Arial"/>
        <w:color w:val="f2f2f2"/>
        <w:sz w:val="22"/>
      </w:rPr>
      <w:tcPr>
        <w:shd w:val="clear" w:color="196c24" w:themeColor="accent3" w:themeTint="FE" w:fill="196c24" w:themeFill="accent3" w:themeFillTint="FE"/>
      </w:tcPr>
    </w:tblStylePr>
  </w:style>
  <w:style w:type="table" w:styleId="1864" w:customStyle="1">
    <w:name w:val="Lined - Accent 4"/>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9edfb" w:themeColor="accent4" w:themeTint="34" w:fill="c9edfb" w:themeFill="accent4" w:themeFillTint="34"/>
      </w:tcPr>
    </w:tblStylePr>
    <w:tblStylePr w:type="band2Vert">
      <w:rPr>
        <w:rFonts w:ascii="Arial" w:hAnsi="Arial"/>
        <w:color w:val="404040"/>
        <w:sz w:val="22"/>
      </w:rPr>
      <w:tcPr>
        <w:shd w:val="clear" w:color="c9edfb" w:themeColor="accent4" w:themeTint="34" w:fill="c9edfb" w:themeFill="accent4" w:themeFillTint="34"/>
      </w:tcPr>
    </w:tblStylePr>
    <w:tblStylePr w:type="firstCol">
      <w:rPr>
        <w:rFonts w:ascii="Arial" w:hAnsi="Arial"/>
        <w:color w:val="f2f2f2"/>
        <w:sz w:val="22"/>
      </w:rPr>
      <w:tcPr>
        <w:shd w:val="clear" w:color="5fcaf3" w:themeColor="accent4" w:themeTint="9A" w:fill="5fcaf3" w:themeFill="accent4" w:themeFillTint="9A"/>
      </w:tcPr>
    </w:tblStylePr>
    <w:tblStylePr w:type="firstRow">
      <w:rPr>
        <w:rFonts w:ascii="Arial" w:hAnsi="Arial"/>
        <w:color w:val="f2f2f2"/>
        <w:sz w:val="22"/>
      </w:rPr>
      <w:tcPr>
        <w:shd w:val="clear" w:color="5fcaf3" w:themeColor="accent4" w:themeTint="9A" w:fill="5fcaf3" w:themeFill="accent4" w:themeFillTint="9A"/>
      </w:tcPr>
    </w:tblStylePr>
    <w:tblStylePr w:type="lastCol">
      <w:rPr>
        <w:rFonts w:ascii="Arial" w:hAnsi="Arial"/>
        <w:color w:val="f2f2f2"/>
        <w:sz w:val="22"/>
      </w:rPr>
      <w:tcPr>
        <w:shd w:val="clear" w:color="5fcaf3" w:themeColor="accent4" w:themeTint="9A" w:fill="5fcaf3" w:themeFill="accent4" w:themeFillTint="9A"/>
      </w:tcPr>
    </w:tblStylePr>
    <w:tblStylePr w:type="lastRow">
      <w:rPr>
        <w:rFonts w:ascii="Arial" w:hAnsi="Arial"/>
        <w:color w:val="f2f2f2"/>
        <w:sz w:val="22"/>
      </w:rPr>
      <w:tcPr>
        <w:shd w:val="clear" w:color="5fcaf3" w:themeColor="accent4" w:themeTint="9A" w:fill="5fcaf3" w:themeFill="accent4" w:themeFillTint="9A"/>
      </w:tcPr>
    </w:tblStylePr>
  </w:style>
  <w:style w:type="table" w:styleId="1865" w:customStyle="1">
    <w:name w:val="Lined - Accent 5"/>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cded" w:themeColor="accent5" w:themeTint="34" w:fill="f1cded" w:themeFill="accent5" w:themeFillTint="34"/>
      </w:tcPr>
    </w:tblStylePr>
    <w:tblStylePr w:type="band2Vert">
      <w:rPr>
        <w:rFonts w:ascii="Arial" w:hAnsi="Arial"/>
        <w:color w:val="404040"/>
        <w:sz w:val="22"/>
      </w:rPr>
      <w:tcPr>
        <w:shd w:val="clear" w:color="f1cded" w:themeColor="accent5" w:themeTint="34" w:fill="f1cded" w:themeFill="accent5" w:themeFillTint="34"/>
      </w:tcPr>
    </w:tblStylePr>
    <w:tblStylePr w:type="firstCol">
      <w:rPr>
        <w:rFonts w:ascii="Arial" w:hAnsi="Arial"/>
        <w:color w:val="f2f2f2"/>
        <w:sz w:val="22"/>
      </w:rPr>
      <w:tcPr>
        <w:shd w:val="clear" w:color="a02b93" w:themeColor="accent5" w:fill="a02b93" w:themeFill="accent5"/>
      </w:tcPr>
    </w:tblStylePr>
    <w:tblStylePr w:type="firstRow">
      <w:rPr>
        <w:rFonts w:ascii="Arial" w:hAnsi="Arial"/>
        <w:color w:val="f2f2f2"/>
        <w:sz w:val="22"/>
      </w:rPr>
      <w:tcPr>
        <w:shd w:val="clear" w:color="a02b93" w:themeColor="accent5" w:fill="a02b93" w:themeFill="accent5"/>
      </w:tcPr>
    </w:tblStylePr>
    <w:tblStylePr w:type="lastCol">
      <w:rPr>
        <w:rFonts w:ascii="Arial" w:hAnsi="Arial"/>
        <w:color w:val="f2f2f2"/>
        <w:sz w:val="22"/>
      </w:rPr>
      <w:tcPr>
        <w:shd w:val="clear" w:color="a02b93" w:themeColor="accent5" w:fill="a02b93" w:themeFill="accent5"/>
      </w:tcPr>
    </w:tblStylePr>
    <w:tblStylePr w:type="lastRow">
      <w:rPr>
        <w:rFonts w:ascii="Arial" w:hAnsi="Arial"/>
        <w:color w:val="f2f2f2"/>
        <w:sz w:val="22"/>
      </w:rPr>
      <w:tcPr>
        <w:shd w:val="clear" w:color="a02b93" w:themeColor="accent5" w:fill="a02b93" w:themeFill="accent5"/>
      </w:tcPr>
    </w:tblStylePr>
  </w:style>
  <w:style w:type="table" w:styleId="1866" w:customStyle="1">
    <w:name w:val="Lined - Accent 6"/>
    <w:basedOn w:val="1729"/>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f2cf" w:themeColor="accent6" w:themeTint="34" w:fill="d8f2cf" w:themeFill="accent6" w:themeFillTint="34"/>
      </w:tcPr>
    </w:tblStylePr>
    <w:tblStylePr w:type="band2Vert">
      <w:rPr>
        <w:rFonts w:ascii="Arial" w:hAnsi="Arial"/>
        <w:color w:val="404040"/>
        <w:sz w:val="22"/>
      </w:rPr>
      <w:tcPr>
        <w:shd w:val="clear" w:color="d8f2cf" w:themeColor="accent6" w:themeTint="34" w:fill="d8f2cf" w:themeFill="accent6" w:themeFillTint="34"/>
      </w:tcPr>
    </w:tblStylePr>
    <w:tblStylePr w:type="firstCol">
      <w:rPr>
        <w:rFonts w:ascii="Arial" w:hAnsi="Arial"/>
        <w:color w:val="f2f2f2"/>
        <w:sz w:val="22"/>
      </w:rPr>
      <w:tcPr>
        <w:shd w:val="clear" w:color="4ea72e" w:themeColor="accent6" w:fill="4ea72e" w:themeFill="accent6"/>
      </w:tcPr>
    </w:tblStylePr>
    <w:tblStylePr w:type="firstRow">
      <w:rPr>
        <w:rFonts w:ascii="Arial" w:hAnsi="Arial"/>
        <w:color w:val="f2f2f2"/>
        <w:sz w:val="22"/>
      </w:rPr>
      <w:tcPr>
        <w:shd w:val="clear" w:color="4ea72e" w:themeColor="accent6" w:fill="4ea72e" w:themeFill="accent6"/>
      </w:tcPr>
    </w:tblStylePr>
    <w:tblStylePr w:type="lastCol">
      <w:rPr>
        <w:rFonts w:ascii="Arial" w:hAnsi="Arial"/>
        <w:color w:val="f2f2f2"/>
        <w:sz w:val="22"/>
      </w:rPr>
      <w:tcPr>
        <w:shd w:val="clear" w:color="4ea72e" w:themeColor="accent6" w:fill="4ea72e" w:themeFill="accent6"/>
      </w:tcPr>
    </w:tblStylePr>
    <w:tblStylePr w:type="lastRow">
      <w:rPr>
        <w:rFonts w:ascii="Arial" w:hAnsi="Arial"/>
        <w:color w:val="f2f2f2"/>
        <w:sz w:val="22"/>
      </w:rPr>
      <w:tcPr>
        <w:shd w:val="clear" w:color="4ea72e" w:themeColor="accent6" w:fill="4ea72e" w:themeFill="accent6"/>
      </w:tcPr>
    </w:tblStylePr>
  </w:style>
  <w:style w:type="table" w:styleId="1867" w:customStyle="1">
    <w:name w:val="Bordered &amp; Lined - Accent"/>
    <w:basedOn w:val="1729"/>
    <w:uiPriority w:val="99"/>
    <w:pPr>
      <w:spacing w:after="0" w:line="240" w:lineRule="auto"/>
    </w:pPr>
    <w:rPr>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868" w:customStyle="1">
    <w:name w:val="Bordered &amp; Lined - Accent 1"/>
    <w:basedOn w:val="1729"/>
    <w:uiPriority w:val="99"/>
    <w:pPr>
      <w:spacing w:after="0" w:line="240" w:lineRule="auto"/>
    </w:pPr>
    <w:rPr>
      <w:color w:val="404040"/>
      <w:sz w:val="20"/>
      <w:szCs w:val="20"/>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9ed5ef" w:themeColor="accent1" w:themeTint="50" w:fill="9ed5ef" w:themeFill="accent1" w:themeFillTint="50"/>
      </w:tcPr>
    </w:tblStylePr>
    <w:tblStylePr w:type="band2Vert">
      <w:rPr>
        <w:rFonts w:ascii="Arial" w:hAnsi="Arial"/>
        <w:color w:val="404040"/>
        <w:sz w:val="22"/>
      </w:rPr>
      <w:tcPr>
        <w:shd w:val="clear" w:color="9ed5ef" w:themeColor="accent1" w:themeTint="50" w:fill="9ed5ef" w:themeFill="accent1" w:themeFillTint="50"/>
      </w:tcPr>
    </w:tblStylePr>
    <w:tblStylePr w:type="firstCol">
      <w:rPr>
        <w:rFonts w:ascii="Arial" w:hAnsi="Arial"/>
        <w:color w:val="f2f2f2"/>
        <w:sz w:val="22"/>
      </w:rPr>
      <w:tcPr>
        <w:shd w:val="clear" w:color="19729b" w:themeColor="accent1" w:themeTint="EA" w:fill="19729b" w:themeFill="accent1" w:themeFillTint="EA"/>
      </w:tcPr>
    </w:tblStylePr>
    <w:tblStylePr w:type="firstRow">
      <w:rPr>
        <w:rFonts w:ascii="Arial" w:hAnsi="Arial"/>
        <w:color w:val="f2f2f2"/>
        <w:sz w:val="22"/>
      </w:rPr>
      <w:tcPr>
        <w:shd w:val="clear" w:color="19729b" w:themeColor="accent1" w:themeTint="EA" w:fill="19729b" w:themeFill="accent1" w:themeFillTint="EA"/>
      </w:tcPr>
    </w:tblStylePr>
    <w:tblStylePr w:type="lastCol">
      <w:rPr>
        <w:rFonts w:ascii="Arial" w:hAnsi="Arial"/>
        <w:color w:val="f2f2f2"/>
        <w:sz w:val="22"/>
      </w:rPr>
      <w:tcPr>
        <w:shd w:val="clear" w:color="19729b" w:themeColor="accent1" w:themeTint="EA" w:fill="19729b" w:themeFill="accent1" w:themeFillTint="EA"/>
      </w:tcPr>
    </w:tblStylePr>
    <w:tblStylePr w:type="lastRow">
      <w:rPr>
        <w:rFonts w:ascii="Arial" w:hAnsi="Arial"/>
        <w:color w:val="f2f2f2"/>
        <w:sz w:val="22"/>
      </w:rPr>
      <w:tcPr>
        <w:shd w:val="clear" w:color="19729b" w:themeColor="accent1" w:themeTint="EA" w:fill="19729b" w:themeFill="accent1" w:themeFillTint="EA"/>
      </w:tcPr>
    </w:tblStylePr>
  </w:style>
  <w:style w:type="table" w:styleId="1869" w:customStyle="1">
    <w:name w:val="Bordered &amp; Lined - Accent 2"/>
    <w:basedOn w:val="1729"/>
    <w:uiPriority w:val="99"/>
    <w:pPr>
      <w:spacing w:after="0" w:line="240" w:lineRule="auto"/>
    </w:pPr>
    <w:rPr>
      <w:color w:val="404040"/>
      <w:sz w:val="20"/>
      <w:szCs w:val="20"/>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ae2d6" w:themeColor="accent2" w:themeTint="32" w:fill="fae2d6" w:themeFill="accent2" w:themeFillTint="32"/>
      </w:tcPr>
    </w:tblStylePr>
    <w:tblStylePr w:type="band2Vert">
      <w:rPr>
        <w:rFonts w:ascii="Arial" w:hAnsi="Arial"/>
        <w:color w:val="404040"/>
        <w:sz w:val="22"/>
      </w:rPr>
      <w:tcPr>
        <w:shd w:val="clear" w:color="fae2d6" w:themeColor="accent2" w:themeTint="32" w:fill="fae2d6" w:themeFill="accent2" w:themeFillTint="32"/>
      </w:tcPr>
    </w:tblStylePr>
    <w:tblStylePr w:type="firstCol">
      <w:rPr>
        <w:rFonts w:ascii="Arial" w:hAnsi="Arial"/>
        <w:color w:val="f2f2f2"/>
        <w:sz w:val="22"/>
      </w:rPr>
      <w:tcPr>
        <w:shd w:val="clear" w:color="f2aa85" w:themeColor="accent2" w:themeTint="97" w:fill="f2aa85" w:themeFill="accent2" w:themeFillTint="97"/>
      </w:tcPr>
    </w:tblStylePr>
    <w:tblStylePr w:type="firstRow">
      <w:rPr>
        <w:rFonts w:ascii="Arial" w:hAnsi="Arial"/>
        <w:color w:val="f2f2f2"/>
        <w:sz w:val="22"/>
      </w:rPr>
      <w:tcPr>
        <w:shd w:val="clear" w:color="f2aa85" w:themeColor="accent2" w:themeTint="97" w:fill="f2aa85" w:themeFill="accent2" w:themeFillTint="97"/>
      </w:tcPr>
    </w:tblStylePr>
    <w:tblStylePr w:type="lastCol">
      <w:rPr>
        <w:rFonts w:ascii="Arial" w:hAnsi="Arial"/>
        <w:color w:val="f2f2f2"/>
        <w:sz w:val="22"/>
      </w:rPr>
      <w:tcPr>
        <w:shd w:val="clear" w:color="f2aa85" w:themeColor="accent2" w:themeTint="97" w:fill="f2aa85" w:themeFill="accent2" w:themeFillTint="97"/>
      </w:tcPr>
    </w:tblStylePr>
    <w:tblStylePr w:type="lastRow">
      <w:rPr>
        <w:rFonts w:ascii="Arial" w:hAnsi="Arial"/>
        <w:color w:val="f2f2f2"/>
        <w:sz w:val="22"/>
      </w:rPr>
      <w:tcPr>
        <w:shd w:val="clear" w:color="f2aa85" w:themeColor="accent2" w:themeTint="97" w:fill="f2aa85" w:themeFill="accent2" w:themeFillTint="97"/>
      </w:tcPr>
    </w:tblStylePr>
  </w:style>
  <w:style w:type="table" w:styleId="1870" w:customStyle="1">
    <w:name w:val="Bordered &amp; Lined - Accent 3"/>
    <w:basedOn w:val="1729"/>
    <w:uiPriority w:val="99"/>
    <w:pPr>
      <w:spacing w:after="0" w:line="240" w:lineRule="auto"/>
    </w:pPr>
    <w:rPr>
      <w:color w:val="404040"/>
      <w:sz w:val="20"/>
      <w:szCs w:val="20"/>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0f0c6" w:themeColor="accent3" w:themeTint="34" w:fill="c0f0c6" w:themeFill="accent3" w:themeFillTint="34"/>
      </w:tcPr>
    </w:tblStylePr>
    <w:tblStylePr w:type="band2Vert">
      <w:rPr>
        <w:rFonts w:ascii="Arial" w:hAnsi="Arial"/>
        <w:color w:val="404040"/>
        <w:sz w:val="22"/>
      </w:rPr>
      <w:tcPr>
        <w:shd w:val="clear" w:color="c0f0c6" w:themeColor="accent3" w:themeTint="34" w:fill="c0f0c6" w:themeFill="accent3" w:themeFillTint="34"/>
      </w:tcPr>
    </w:tblStylePr>
    <w:tblStylePr w:type="firstCol">
      <w:rPr>
        <w:rFonts w:ascii="Arial" w:hAnsi="Arial"/>
        <w:color w:val="f2f2f2"/>
        <w:sz w:val="22"/>
      </w:rPr>
      <w:tcPr>
        <w:shd w:val="clear" w:color="196c24" w:themeColor="accent3" w:themeTint="FE" w:fill="196c24" w:themeFill="accent3" w:themeFillTint="FE"/>
      </w:tcPr>
    </w:tblStylePr>
    <w:tblStylePr w:type="firstRow">
      <w:rPr>
        <w:rFonts w:ascii="Arial" w:hAnsi="Arial"/>
        <w:color w:val="f2f2f2"/>
        <w:sz w:val="22"/>
      </w:rPr>
      <w:tcPr>
        <w:shd w:val="clear" w:color="196c24" w:themeColor="accent3" w:themeTint="FE" w:fill="196c24" w:themeFill="accent3" w:themeFillTint="FE"/>
      </w:tcPr>
    </w:tblStylePr>
    <w:tblStylePr w:type="lastCol">
      <w:rPr>
        <w:rFonts w:ascii="Arial" w:hAnsi="Arial"/>
        <w:color w:val="f2f2f2"/>
        <w:sz w:val="22"/>
      </w:rPr>
      <w:tcPr>
        <w:shd w:val="clear" w:color="196c24" w:themeColor="accent3" w:themeTint="FE" w:fill="196c24" w:themeFill="accent3" w:themeFillTint="FE"/>
      </w:tcPr>
    </w:tblStylePr>
    <w:tblStylePr w:type="lastRow">
      <w:rPr>
        <w:rFonts w:ascii="Arial" w:hAnsi="Arial"/>
        <w:color w:val="f2f2f2"/>
        <w:sz w:val="22"/>
      </w:rPr>
      <w:tcPr>
        <w:shd w:val="clear" w:color="196c24" w:themeColor="accent3" w:themeTint="FE" w:fill="196c24" w:themeFill="accent3" w:themeFillTint="FE"/>
      </w:tcPr>
    </w:tblStylePr>
  </w:style>
  <w:style w:type="table" w:styleId="1871" w:customStyle="1">
    <w:name w:val="Bordered &amp; Lined - Accent 4"/>
    <w:basedOn w:val="1729"/>
    <w:uiPriority w:val="99"/>
    <w:pPr>
      <w:spacing w:after="0" w:line="240" w:lineRule="auto"/>
    </w:pPr>
    <w:rPr>
      <w:color w:val="404040"/>
      <w:sz w:val="20"/>
      <w:szCs w:val="20"/>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9edfb" w:themeColor="accent4" w:themeTint="34" w:fill="c9edfb" w:themeFill="accent4" w:themeFillTint="34"/>
      </w:tcPr>
    </w:tblStylePr>
    <w:tblStylePr w:type="band2Vert">
      <w:rPr>
        <w:rFonts w:ascii="Arial" w:hAnsi="Arial"/>
        <w:color w:val="404040"/>
        <w:sz w:val="22"/>
      </w:rPr>
      <w:tcPr>
        <w:shd w:val="clear" w:color="c9edfb" w:themeColor="accent4" w:themeTint="34" w:fill="c9edfb" w:themeFill="accent4" w:themeFillTint="34"/>
      </w:tcPr>
    </w:tblStylePr>
    <w:tblStylePr w:type="firstCol">
      <w:rPr>
        <w:rFonts w:ascii="Arial" w:hAnsi="Arial"/>
        <w:color w:val="f2f2f2"/>
        <w:sz w:val="22"/>
      </w:rPr>
      <w:tcPr>
        <w:shd w:val="clear" w:color="5fcaf3" w:themeColor="accent4" w:themeTint="9A" w:fill="5fcaf3" w:themeFill="accent4" w:themeFillTint="9A"/>
      </w:tcPr>
    </w:tblStylePr>
    <w:tblStylePr w:type="firstRow">
      <w:rPr>
        <w:rFonts w:ascii="Arial" w:hAnsi="Arial"/>
        <w:color w:val="f2f2f2"/>
        <w:sz w:val="22"/>
      </w:rPr>
      <w:tcPr>
        <w:shd w:val="clear" w:color="5fcaf3" w:themeColor="accent4" w:themeTint="9A" w:fill="5fcaf3" w:themeFill="accent4" w:themeFillTint="9A"/>
      </w:tcPr>
    </w:tblStylePr>
    <w:tblStylePr w:type="lastCol">
      <w:rPr>
        <w:rFonts w:ascii="Arial" w:hAnsi="Arial"/>
        <w:color w:val="f2f2f2"/>
        <w:sz w:val="22"/>
      </w:rPr>
      <w:tcPr>
        <w:shd w:val="clear" w:color="5fcaf3" w:themeColor="accent4" w:themeTint="9A" w:fill="5fcaf3" w:themeFill="accent4" w:themeFillTint="9A"/>
      </w:tcPr>
    </w:tblStylePr>
    <w:tblStylePr w:type="lastRow">
      <w:rPr>
        <w:rFonts w:ascii="Arial" w:hAnsi="Arial"/>
        <w:color w:val="f2f2f2"/>
        <w:sz w:val="22"/>
      </w:rPr>
      <w:tcPr>
        <w:shd w:val="clear" w:color="5fcaf3" w:themeColor="accent4" w:themeTint="9A" w:fill="5fcaf3" w:themeFill="accent4" w:themeFillTint="9A"/>
      </w:tcPr>
    </w:tblStylePr>
  </w:style>
  <w:style w:type="table" w:styleId="1872" w:customStyle="1">
    <w:name w:val="Bordered &amp; Lined - Accent 5"/>
    <w:basedOn w:val="1729"/>
    <w:uiPriority w:val="99"/>
    <w:pPr>
      <w:spacing w:after="0" w:line="240" w:lineRule="auto"/>
    </w:pPr>
    <w:rPr>
      <w:color w:val="404040"/>
      <w:sz w:val="20"/>
      <w:szCs w:val="20"/>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cded" w:themeColor="accent5" w:themeTint="34" w:fill="f1cded" w:themeFill="accent5" w:themeFillTint="34"/>
      </w:tcPr>
    </w:tblStylePr>
    <w:tblStylePr w:type="band2Vert">
      <w:rPr>
        <w:rFonts w:ascii="Arial" w:hAnsi="Arial"/>
        <w:color w:val="404040"/>
        <w:sz w:val="22"/>
      </w:rPr>
      <w:tcPr>
        <w:shd w:val="clear" w:color="f1cded" w:themeColor="accent5" w:themeTint="34" w:fill="f1cded" w:themeFill="accent5" w:themeFillTint="34"/>
      </w:tcPr>
    </w:tblStylePr>
    <w:tblStylePr w:type="firstCol">
      <w:rPr>
        <w:rFonts w:ascii="Arial" w:hAnsi="Arial"/>
        <w:color w:val="f2f2f2"/>
        <w:sz w:val="22"/>
      </w:rPr>
      <w:tcPr>
        <w:shd w:val="clear" w:color="a02b93" w:themeColor="accent5" w:fill="a02b93" w:themeFill="accent5"/>
      </w:tcPr>
    </w:tblStylePr>
    <w:tblStylePr w:type="firstRow">
      <w:rPr>
        <w:rFonts w:ascii="Arial" w:hAnsi="Arial"/>
        <w:color w:val="f2f2f2"/>
        <w:sz w:val="22"/>
      </w:rPr>
      <w:tcPr>
        <w:shd w:val="clear" w:color="a02b93" w:themeColor="accent5" w:fill="a02b93" w:themeFill="accent5"/>
      </w:tcPr>
    </w:tblStylePr>
    <w:tblStylePr w:type="lastCol">
      <w:rPr>
        <w:rFonts w:ascii="Arial" w:hAnsi="Arial"/>
        <w:color w:val="f2f2f2"/>
        <w:sz w:val="22"/>
      </w:rPr>
      <w:tcPr>
        <w:shd w:val="clear" w:color="a02b93" w:themeColor="accent5" w:fill="a02b93" w:themeFill="accent5"/>
      </w:tcPr>
    </w:tblStylePr>
    <w:tblStylePr w:type="lastRow">
      <w:rPr>
        <w:rFonts w:ascii="Arial" w:hAnsi="Arial"/>
        <w:color w:val="f2f2f2"/>
        <w:sz w:val="22"/>
      </w:rPr>
      <w:tcPr>
        <w:shd w:val="clear" w:color="a02b93" w:themeColor="accent5" w:fill="a02b93" w:themeFill="accent5"/>
      </w:tcPr>
    </w:tblStylePr>
  </w:style>
  <w:style w:type="table" w:styleId="1873" w:customStyle="1">
    <w:name w:val="Bordered &amp; Lined - Accent 6"/>
    <w:basedOn w:val="1729"/>
    <w:uiPriority w:val="99"/>
    <w:pPr>
      <w:spacing w:after="0" w:line="240" w:lineRule="auto"/>
    </w:pPr>
    <w:rPr>
      <w:color w:val="404040"/>
      <w:sz w:val="20"/>
      <w:szCs w:val="20"/>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f2cf" w:themeColor="accent6" w:themeTint="34" w:fill="d8f2cf" w:themeFill="accent6" w:themeFillTint="34"/>
      </w:tcPr>
    </w:tblStylePr>
    <w:tblStylePr w:type="band2Vert">
      <w:rPr>
        <w:rFonts w:ascii="Arial" w:hAnsi="Arial"/>
        <w:color w:val="404040"/>
        <w:sz w:val="22"/>
      </w:rPr>
      <w:tcPr>
        <w:shd w:val="clear" w:color="d8f2cf" w:themeColor="accent6" w:themeTint="34" w:fill="d8f2cf" w:themeFill="accent6" w:themeFillTint="34"/>
      </w:tcPr>
    </w:tblStylePr>
    <w:tblStylePr w:type="firstCol">
      <w:rPr>
        <w:rFonts w:ascii="Arial" w:hAnsi="Arial"/>
        <w:color w:val="f2f2f2"/>
        <w:sz w:val="22"/>
      </w:rPr>
      <w:tcPr>
        <w:shd w:val="clear" w:color="4ea72e" w:themeColor="accent6" w:fill="4ea72e" w:themeFill="accent6"/>
      </w:tcPr>
    </w:tblStylePr>
    <w:tblStylePr w:type="firstRow">
      <w:rPr>
        <w:rFonts w:ascii="Arial" w:hAnsi="Arial"/>
        <w:color w:val="f2f2f2"/>
        <w:sz w:val="22"/>
      </w:rPr>
      <w:tcPr>
        <w:shd w:val="clear" w:color="4ea72e" w:themeColor="accent6" w:fill="4ea72e" w:themeFill="accent6"/>
      </w:tcPr>
    </w:tblStylePr>
    <w:tblStylePr w:type="lastCol">
      <w:rPr>
        <w:rFonts w:ascii="Arial" w:hAnsi="Arial"/>
        <w:color w:val="f2f2f2"/>
        <w:sz w:val="22"/>
      </w:rPr>
      <w:tcPr>
        <w:shd w:val="clear" w:color="4ea72e" w:themeColor="accent6" w:fill="4ea72e" w:themeFill="accent6"/>
      </w:tcPr>
    </w:tblStylePr>
    <w:tblStylePr w:type="lastRow">
      <w:rPr>
        <w:rFonts w:ascii="Arial" w:hAnsi="Arial"/>
        <w:color w:val="f2f2f2"/>
        <w:sz w:val="22"/>
      </w:rPr>
      <w:tcPr>
        <w:shd w:val="clear" w:color="4ea72e" w:themeColor="accent6" w:fill="4ea72e" w:themeFill="accent6"/>
      </w:tcPr>
    </w:tblStylePr>
  </w:style>
  <w:style w:type="table" w:styleId="1874" w:customStyle="1">
    <w:name w:val="Bordered"/>
    <w:basedOn w:val="1729"/>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875" w:customStyle="1">
    <w:name w:val="Bordered - Accent 1"/>
    <w:basedOn w:val="1729"/>
    <w:uiPriority w:val="99"/>
    <w:pPr>
      <w:spacing w:after="0" w:line="240" w:lineRule="auto"/>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blStylePr w:type="band1Horz">
      <w:rPr>
        <w:rFonts w:ascii="Arial" w:hAnsi="Arial"/>
        <w:color w:val="404040"/>
        <w:sz w:val="22"/>
      </w:r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156082" w:themeColor="accent1" w:sz="12" w:space="0"/>
        </w:tcBorders>
      </w:tcPr>
    </w:tblStylePr>
    <w:tblStylePr w:type="lastCol">
      <w:rPr>
        <w:rFonts w:ascii="Arial" w:hAnsi="Arial"/>
        <w:color w:val="404040"/>
        <w:sz w:val="22"/>
      </w:rPr>
      <w:tcPr>
        <w:tcBorders>
          <w:left w:val="single" w:color="156082" w:themeColor="accent1" w:sz="12" w:space="0"/>
        </w:tcBorders>
      </w:tcPr>
    </w:tblStylePr>
    <w:tblStylePr w:type="lastRow">
      <w:rPr>
        <w:rFonts w:ascii="Arial" w:hAnsi="Arial"/>
        <w:color w:val="404040"/>
        <w:sz w:val="22"/>
      </w:rPr>
      <w:tcPr>
        <w:tcBorders>
          <w:top w:val="single" w:color="156082" w:themeColor="accent1" w:sz="12" w:space="0"/>
        </w:tcBorders>
      </w:tcPr>
    </w:tblStylePr>
  </w:style>
  <w:style w:type="table" w:styleId="1876" w:customStyle="1">
    <w:name w:val="Bordered - Accent 2"/>
    <w:basedOn w:val="1729"/>
    <w:uiPriority w:val="99"/>
    <w:pPr>
      <w:spacing w:after="0" w:line="240" w:lineRule="auto"/>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blStylePr w:type="band1Horz">
      <w:rPr>
        <w:rFonts w:ascii="Arial" w:hAnsi="Arial"/>
        <w:color w:val="404040"/>
        <w:sz w:val="22"/>
      </w:r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2AA85" w:themeColor="accent2" w:themeTint="97" w:sz="12" w:space="0"/>
        </w:tcBorders>
      </w:tcPr>
    </w:tblStylePr>
    <w:tblStylePr w:type="lastCol">
      <w:rPr>
        <w:rFonts w:ascii="Arial" w:hAnsi="Arial"/>
        <w:color w:val="404040"/>
        <w:sz w:val="22"/>
      </w:rPr>
      <w:tcPr>
        <w:tcBorders>
          <w:left w:val="single" w:color="F2AA85" w:themeColor="accent2" w:themeTint="97" w:sz="12" w:space="0"/>
        </w:tcBorders>
      </w:tcPr>
    </w:tblStylePr>
    <w:tblStylePr w:type="lastRow">
      <w:rPr>
        <w:rFonts w:ascii="Arial" w:hAnsi="Arial"/>
        <w:color w:val="404040"/>
        <w:sz w:val="22"/>
      </w:rPr>
      <w:tcPr>
        <w:tcBorders>
          <w:top w:val="single" w:color="F2AA85" w:themeColor="accent2" w:themeTint="97" w:sz="12" w:space="0"/>
        </w:tcBorders>
      </w:tcPr>
    </w:tblStylePr>
  </w:style>
  <w:style w:type="table" w:styleId="1877" w:customStyle="1">
    <w:name w:val="Bordered - Accent 3"/>
    <w:basedOn w:val="1729"/>
    <w:uiPriority w:val="99"/>
    <w:pPr>
      <w:spacing w:after="0" w:line="240" w:lineRule="auto"/>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band1Horz">
      <w:rPr>
        <w:rFonts w:ascii="Arial" w:hAnsi="Arial"/>
        <w:color w:val="404040"/>
        <w:sz w:val="22"/>
      </w:r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8D45B" w:themeColor="accent3" w:themeTint="98" w:sz="12" w:space="0"/>
        </w:tcBorders>
      </w:tcPr>
    </w:tblStylePr>
    <w:tblStylePr w:type="lastCol">
      <w:rPr>
        <w:rFonts w:ascii="Arial" w:hAnsi="Arial"/>
        <w:color w:val="404040"/>
        <w:sz w:val="22"/>
      </w:rPr>
      <w:tcPr>
        <w:tcBorders>
          <w:left w:val="single" w:color="48D45B" w:themeColor="accent3" w:themeTint="98" w:sz="12" w:space="0"/>
        </w:tcBorders>
      </w:tcPr>
    </w:tblStylePr>
    <w:tblStylePr w:type="lastRow">
      <w:rPr>
        <w:rFonts w:ascii="Arial" w:hAnsi="Arial"/>
        <w:color w:val="404040"/>
        <w:sz w:val="22"/>
      </w:rPr>
      <w:tcPr>
        <w:tcBorders>
          <w:top w:val="single" w:color="48D45B" w:themeColor="accent3" w:themeTint="98" w:sz="12" w:space="0"/>
        </w:tcBorders>
      </w:tcPr>
    </w:tblStylePr>
  </w:style>
  <w:style w:type="table" w:styleId="1878" w:customStyle="1">
    <w:name w:val="Bordered - Accent 4"/>
    <w:basedOn w:val="1729"/>
    <w:uiPriority w:val="99"/>
    <w:pPr>
      <w:spacing w:after="0" w:line="240" w:lineRule="auto"/>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blStylePr w:type="band1Horz">
      <w:rPr>
        <w:rFonts w:ascii="Arial" w:hAnsi="Arial"/>
        <w:color w:val="404040"/>
        <w:sz w:val="22"/>
      </w:r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FCAF3" w:themeColor="accent4" w:themeTint="9A" w:sz="12" w:space="0"/>
        </w:tcBorders>
      </w:tcPr>
    </w:tblStylePr>
    <w:tblStylePr w:type="lastCol">
      <w:rPr>
        <w:rFonts w:ascii="Arial" w:hAnsi="Arial"/>
        <w:color w:val="404040"/>
        <w:sz w:val="22"/>
      </w:rPr>
      <w:tcPr>
        <w:tcBorders>
          <w:left w:val="single" w:color="5FCAF3" w:themeColor="accent4" w:themeTint="9A" w:sz="12" w:space="0"/>
        </w:tcBorders>
      </w:tcPr>
    </w:tblStylePr>
    <w:tblStylePr w:type="lastRow">
      <w:rPr>
        <w:rFonts w:ascii="Arial" w:hAnsi="Arial"/>
        <w:color w:val="404040"/>
        <w:sz w:val="22"/>
      </w:rPr>
      <w:tcPr>
        <w:tcBorders>
          <w:top w:val="single" w:color="5FCAF3" w:themeColor="accent4" w:themeTint="9A" w:sz="12" w:space="0"/>
        </w:tcBorders>
      </w:tcPr>
    </w:tblStylePr>
  </w:style>
  <w:style w:type="table" w:styleId="1879" w:customStyle="1">
    <w:name w:val="Bordered - Accent 5"/>
    <w:basedOn w:val="1729"/>
    <w:uiPriority w:val="99"/>
    <w:pPr>
      <w:spacing w:after="0" w:line="240" w:lineRule="auto"/>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band1Horz">
      <w:rPr>
        <w:rFonts w:ascii="Arial" w:hAnsi="Arial"/>
        <w:color w:val="404040"/>
        <w:sz w:val="22"/>
      </w:r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76CCB" w:themeColor="accent5" w:themeTint="9A" w:sz="12" w:space="0"/>
        </w:tcBorders>
      </w:tcPr>
    </w:tblStylePr>
    <w:tblStylePr w:type="lastCol">
      <w:rPr>
        <w:rFonts w:ascii="Arial" w:hAnsi="Arial"/>
        <w:color w:val="404040"/>
        <w:sz w:val="22"/>
      </w:rPr>
      <w:tcPr>
        <w:tcBorders>
          <w:left w:val="single" w:color="D76CCB" w:themeColor="accent5" w:themeTint="9A" w:sz="12" w:space="0"/>
        </w:tcBorders>
      </w:tcPr>
    </w:tblStylePr>
    <w:tblStylePr w:type="lastRow">
      <w:rPr>
        <w:rFonts w:ascii="Arial" w:hAnsi="Arial"/>
        <w:color w:val="404040"/>
        <w:sz w:val="22"/>
      </w:rPr>
      <w:tcPr>
        <w:tcBorders>
          <w:top w:val="single" w:color="D76CCB" w:themeColor="accent5" w:themeTint="9A" w:sz="12" w:space="0"/>
        </w:tcBorders>
      </w:tcPr>
    </w:tblStylePr>
  </w:style>
  <w:style w:type="table" w:styleId="1880" w:customStyle="1">
    <w:name w:val="Bordered - Accent 6"/>
    <w:basedOn w:val="1729"/>
    <w:uiPriority w:val="99"/>
    <w:pPr>
      <w:spacing w:after="0" w:line="240" w:lineRule="auto"/>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band1Horz">
      <w:rPr>
        <w:rFonts w:ascii="Arial" w:hAnsi="Arial"/>
        <w:color w:val="404040"/>
        <w:sz w:val="22"/>
      </w:r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D873" w:themeColor="accent6" w:themeTint="98" w:sz="12" w:space="0"/>
        </w:tcBorders>
      </w:tcPr>
    </w:tblStylePr>
    <w:tblStylePr w:type="lastCol">
      <w:rPr>
        <w:rFonts w:ascii="Arial" w:hAnsi="Arial"/>
        <w:color w:val="404040"/>
        <w:sz w:val="22"/>
      </w:rPr>
      <w:tcPr>
        <w:tcBorders>
          <w:left w:val="single" w:color="8ED873" w:themeColor="accent6" w:themeTint="98" w:sz="12" w:space="0"/>
        </w:tcBorders>
      </w:tcPr>
    </w:tblStylePr>
    <w:tblStylePr w:type="lastRow">
      <w:rPr>
        <w:rFonts w:ascii="Arial" w:hAnsi="Arial"/>
        <w:color w:val="404040"/>
        <w:sz w:val="22"/>
      </w:rPr>
      <w:tcPr>
        <w:tcBorders>
          <w:top w:val="single" w:color="8ED873" w:themeColor="accent6" w:themeTint="98" w:sz="12" w:space="0"/>
        </w:tcBorders>
      </w:tcPr>
    </w:tblStylePr>
  </w:style>
  <w:style w:type="character" w:styleId="1881">
    <w:name w:val="Hyperlink"/>
    <w:uiPriority w:val="99"/>
    <w:unhideWhenUsed/>
    <w:rPr>
      <w:color w:val="467886" w:themeColor="hyperlink"/>
      <w:u w:val="single"/>
    </w:rPr>
  </w:style>
  <w:style w:type="paragraph" w:styleId="1882">
    <w:name w:val="footnote text"/>
    <w:basedOn w:val="1718"/>
    <w:link w:val="1883"/>
    <w:uiPriority w:val="99"/>
    <w:semiHidden/>
    <w:unhideWhenUsed/>
    <w:pPr>
      <w:spacing w:after="40" w:line="240" w:lineRule="auto"/>
    </w:pPr>
    <w:rPr>
      <w:sz w:val="18"/>
    </w:rPr>
  </w:style>
  <w:style w:type="character" w:styleId="1883" w:customStyle="1">
    <w:name w:val="Fußnotentext Zchn"/>
    <w:link w:val="1882"/>
    <w:uiPriority w:val="99"/>
    <w:rPr>
      <w:sz w:val="18"/>
    </w:rPr>
  </w:style>
  <w:style w:type="character" w:styleId="1884">
    <w:name w:val="footnote reference"/>
    <w:basedOn w:val="1728"/>
    <w:uiPriority w:val="99"/>
    <w:unhideWhenUsed/>
    <w:rPr>
      <w:vertAlign w:val="superscript"/>
    </w:rPr>
  </w:style>
  <w:style w:type="paragraph" w:styleId="1885">
    <w:name w:val="endnote text"/>
    <w:basedOn w:val="1718"/>
    <w:link w:val="1886"/>
    <w:uiPriority w:val="99"/>
    <w:semiHidden/>
    <w:unhideWhenUsed/>
    <w:pPr>
      <w:spacing w:after="0" w:line="240" w:lineRule="auto"/>
    </w:pPr>
    <w:rPr>
      <w:sz w:val="20"/>
    </w:rPr>
  </w:style>
  <w:style w:type="character" w:styleId="1886" w:customStyle="1">
    <w:name w:val="Endnotentext Zchn"/>
    <w:link w:val="1885"/>
    <w:uiPriority w:val="99"/>
    <w:rPr>
      <w:sz w:val="20"/>
    </w:rPr>
  </w:style>
  <w:style w:type="character" w:styleId="1887">
    <w:name w:val="endnote reference"/>
    <w:basedOn w:val="1728"/>
    <w:uiPriority w:val="99"/>
    <w:semiHidden/>
    <w:unhideWhenUsed/>
    <w:rPr>
      <w:vertAlign w:val="superscript"/>
    </w:rPr>
  </w:style>
  <w:style w:type="paragraph" w:styleId="1888">
    <w:name w:val="toc 1"/>
    <w:basedOn w:val="1718"/>
    <w:next w:val="1718"/>
    <w:uiPriority w:val="39"/>
    <w:unhideWhenUsed/>
    <w:pPr>
      <w:spacing w:after="57"/>
    </w:pPr>
  </w:style>
  <w:style w:type="paragraph" w:styleId="1889">
    <w:name w:val="toc 2"/>
    <w:basedOn w:val="1718"/>
    <w:next w:val="1718"/>
    <w:uiPriority w:val="39"/>
    <w:unhideWhenUsed/>
    <w:pPr>
      <w:ind w:left="283"/>
      <w:spacing w:after="57"/>
    </w:pPr>
  </w:style>
  <w:style w:type="paragraph" w:styleId="1890">
    <w:name w:val="toc 3"/>
    <w:basedOn w:val="1718"/>
    <w:next w:val="1718"/>
    <w:uiPriority w:val="39"/>
    <w:unhideWhenUsed/>
    <w:pPr>
      <w:ind w:left="567"/>
      <w:spacing w:after="57"/>
    </w:pPr>
  </w:style>
  <w:style w:type="paragraph" w:styleId="1891">
    <w:name w:val="toc 4"/>
    <w:basedOn w:val="1718"/>
    <w:next w:val="1718"/>
    <w:uiPriority w:val="39"/>
    <w:unhideWhenUsed/>
    <w:pPr>
      <w:ind w:left="850"/>
      <w:spacing w:after="57"/>
    </w:pPr>
  </w:style>
  <w:style w:type="paragraph" w:styleId="1892">
    <w:name w:val="toc 5"/>
    <w:basedOn w:val="1718"/>
    <w:next w:val="1718"/>
    <w:uiPriority w:val="39"/>
    <w:unhideWhenUsed/>
    <w:pPr>
      <w:ind w:left="1134"/>
      <w:spacing w:after="57"/>
    </w:pPr>
  </w:style>
  <w:style w:type="paragraph" w:styleId="1893">
    <w:name w:val="toc 6"/>
    <w:basedOn w:val="1718"/>
    <w:next w:val="1718"/>
    <w:uiPriority w:val="39"/>
    <w:unhideWhenUsed/>
    <w:pPr>
      <w:ind w:left="1417"/>
      <w:spacing w:after="57"/>
    </w:pPr>
  </w:style>
  <w:style w:type="paragraph" w:styleId="1894">
    <w:name w:val="toc 7"/>
    <w:basedOn w:val="1718"/>
    <w:next w:val="1718"/>
    <w:uiPriority w:val="39"/>
    <w:unhideWhenUsed/>
    <w:pPr>
      <w:ind w:left="1701"/>
      <w:spacing w:after="57"/>
    </w:pPr>
  </w:style>
  <w:style w:type="paragraph" w:styleId="1895">
    <w:name w:val="toc 8"/>
    <w:basedOn w:val="1718"/>
    <w:next w:val="1718"/>
    <w:uiPriority w:val="39"/>
    <w:unhideWhenUsed/>
    <w:pPr>
      <w:ind w:left="1984"/>
      <w:spacing w:after="57"/>
    </w:pPr>
  </w:style>
  <w:style w:type="paragraph" w:styleId="1896">
    <w:name w:val="toc 9"/>
    <w:basedOn w:val="1718"/>
    <w:next w:val="1718"/>
    <w:uiPriority w:val="39"/>
    <w:unhideWhenUsed/>
    <w:pPr>
      <w:ind w:left="2268"/>
      <w:spacing w:after="57"/>
    </w:pPr>
  </w:style>
  <w:style w:type="paragraph" w:styleId="1897">
    <w:name w:val="TOC Heading"/>
    <w:uiPriority w:val="39"/>
    <w:unhideWhenUsed/>
  </w:style>
  <w:style w:type="paragraph" w:styleId="1898">
    <w:name w:val="table of figures"/>
    <w:basedOn w:val="1718"/>
    <w:next w:val="1718"/>
    <w:uiPriority w:val="99"/>
    <w:unhideWhenUsed/>
    <w:pPr>
      <w:spacing w:after="0"/>
    </w:pPr>
  </w:style>
  <w:style w:type="character" w:styleId="1899">
    <w:name w:val="Placeholder Text"/>
    <w:basedOn w:val="1728"/>
    <w:uiPriority w:val="99"/>
    <w:semiHidden/>
    <w:rPr>
      <w:color w:val="666666"/>
    </w:rPr>
  </w:style>
  <w:style w:type="paragraph" w:styleId="1900" w:customStyle="1">
    <w:name w:val="8F6DF821424048BCAB75FEA703F7ADB8"/>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GW">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AF5FCD9C5148448374653E14926C35" ma:contentTypeVersion="2" ma:contentTypeDescription="Create a new document." ma:contentTypeScope="" ma:versionID="72781d124c7fc35e995f081d0834c9bf">
  <xsd:schema xmlns:xsd="http://www.w3.org/2001/XMLSchema" xmlns:xs="http://www.w3.org/2001/XMLSchema" xmlns:p="http://schemas.microsoft.com/office/2006/metadata/properties" xmlns:ns2="ca24be2a-9b38-41f6-a283-3a84e46680db" targetNamespace="http://schemas.microsoft.com/office/2006/metadata/properties" ma:root="true" ma:fieldsID="87deb7ab2f0bb562512d9ccc2e15fafa" ns2:_="">
    <xsd:import namespace="ca24be2a-9b38-41f6-a283-3a84e46680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4be2a-9b38-41f6-a283-3a84e46680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377FBF-C31B-4F41-8302-B4A660953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4be2a-9b38-41f6-a283-3a84e4668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72BEB-F25E-457D-B27D-2C3F181FBC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10FB69-2D69-4F41-BD1F-6CE1DDC31A57}">
  <ds:schemaRefs>
    <ds:schemaRef ds:uri="http://schemas.openxmlformats.org/officeDocument/2006/bibliography"/>
  </ds:schemaRefs>
</ds:datastoreItem>
</file>

<file path=customXml/itemProps4.xml><?xml version="1.0" encoding="utf-8"?>
<ds:datastoreItem xmlns:ds="http://schemas.openxmlformats.org/officeDocument/2006/customXml" ds:itemID="{B77CD78B-6DD0-4C13-BF97-0339C45F81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Julia-Kristin</dc:creator>
  <cp:keywords/>
  <dc:description/>
  <cp:lastModifiedBy>Kossow, Julia Waltraud</cp:lastModifiedBy>
  <cp:revision>53</cp:revision>
  <dcterms:created xsi:type="dcterms:W3CDTF">2021-04-19T05:32:00Z</dcterms:created>
  <dcterms:modified xsi:type="dcterms:W3CDTF">2025-07-22T14:00:42Z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0x01010027AF5FCD9C5148448374653E14926C35</vt:lpwstr>
  </property>
  <property fmtid="{D5CDD505-2E9C-101B-9397-08002B2CF9AE}" pid="3" name="CitaviDocumentProperty_7">
    <vt:lpwstr>Research Project LRASBK PsyGesKJ</vt:lpwstr>
  </property>
  <property fmtid="{D5CDD505-2E9C-101B-9397-08002B2CF9AE}" pid="4" name="CitaviDocumentProperty_0">
    <vt:lpwstr>f1ed8f7d-1c65-4f06-ad48-3e96e725bea1</vt:lpwstr>
  </property>
  <property fmtid="{D5CDD505-2E9C-101B-9397-08002B2CF9AE}" pid="5" name="CitaviDocumentProperty_8">
    <vt:lpwstr>CloudProjectKey=gnglj4jbsa0kmijg0dgr5fj7q0xfto0p0xj6e5ufwi0idei8rm7; ProjectName=Research Project LRASBK PsyGesKJ</vt:lpwstr>
  </property>
  <property fmtid="{D5CDD505-2E9C-101B-9397-08002B2CF9AE}" pid="6" name="CitaviDocumentProperty_1">
    <vt:lpwstr>7.0.7.1</vt:lpwstr>
  </property>
  <property fmtid="{D5CDD505-2E9C-101B-9397-08002B2CF9AE}" pid="7" name="CitaviDocumentProperty_6">
    <vt:lpwstr>True</vt:lpwstr>
  </property>
</Properties>
</file>